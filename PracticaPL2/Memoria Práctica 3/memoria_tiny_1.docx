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F1F0" w14:textId="2FDE57A2" w:rsidR="00481D33" w:rsidRDefault="00481D33" w:rsidP="00834A43">
      <w:pPr>
        <w:jc w:val="both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21D955A9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 xml:space="preserve">Práctica </w:t>
                                  </w:r>
                                  <w:r w:rsidR="0028194D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3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left:0;text-align:left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21D955A9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 xml:space="preserve">Práctica </w:t>
                            </w:r>
                            <w:r w:rsidR="0028194D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3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34A43">
      <w:pPr>
        <w:jc w:val="both"/>
        <w:rPr>
          <w:b/>
        </w:rPr>
      </w:pPr>
    </w:p>
    <w:p w14:paraId="2BB2699A" w14:textId="7689F9E8" w:rsidR="0088188A" w:rsidRDefault="0088188A" w:rsidP="00834A43">
      <w:pPr>
        <w:jc w:val="both"/>
        <w:rPr>
          <w:b/>
        </w:rPr>
      </w:pPr>
    </w:p>
    <w:p w14:paraId="264525A1" w14:textId="77777777" w:rsidR="0088188A" w:rsidRPr="0088188A" w:rsidRDefault="0088188A" w:rsidP="00834A43">
      <w:pPr>
        <w:jc w:val="both"/>
        <w:rPr>
          <w:b/>
        </w:rPr>
      </w:pPr>
    </w:p>
    <w:p w14:paraId="34D5ED0E" w14:textId="00AF1DA7" w:rsidR="0088188A" w:rsidRP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bookmarkStart w:id="0" w:name="_Toc72334941" w:displacedByCustomXml="next"/>
    <w:sdt>
      <w:sdtPr>
        <w:rPr>
          <w:rFonts w:ascii="Arial" w:hAnsi="Arial"/>
          <w:b w:val="0"/>
          <w:color w:val="auto"/>
          <w:sz w:val="22"/>
          <w:szCs w:val="22"/>
        </w:rPr>
        <w:id w:val="-8817901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567033" w14:textId="66A7FC0A" w:rsidR="0088188A" w:rsidRDefault="0088188A" w:rsidP="00834A43">
          <w:pPr>
            <w:pStyle w:val="Ttulo1"/>
            <w:jc w:val="both"/>
          </w:pPr>
          <w:r>
            <w:t>Índice</w:t>
          </w:r>
          <w:bookmarkEnd w:id="0"/>
        </w:p>
        <w:p w14:paraId="6AF30922" w14:textId="107B0B9F" w:rsidR="008D78BC" w:rsidRDefault="0088188A">
          <w:pPr>
            <w:pStyle w:val="TD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 w:rsidRPr="0088188A">
            <w:rPr>
              <w:sz w:val="24"/>
              <w:szCs w:val="24"/>
            </w:rPr>
            <w:fldChar w:fldCharType="begin"/>
          </w:r>
          <w:r w:rsidRPr="0088188A">
            <w:rPr>
              <w:sz w:val="24"/>
              <w:szCs w:val="24"/>
            </w:rPr>
            <w:instrText xml:space="preserve"> TOC \o "1-3" \h \z \u </w:instrText>
          </w:r>
          <w:r w:rsidRPr="0088188A">
            <w:rPr>
              <w:sz w:val="24"/>
              <w:szCs w:val="24"/>
            </w:rPr>
            <w:fldChar w:fldCharType="separate"/>
          </w:r>
          <w:hyperlink w:anchor="_Toc72334941" w:history="1">
            <w:r w:rsidR="008D78BC" w:rsidRPr="007B6082">
              <w:rPr>
                <w:rStyle w:val="Hipervnculo"/>
                <w:noProof/>
              </w:rPr>
              <w:t>Índice</w:t>
            </w:r>
            <w:r w:rsidR="008D78BC">
              <w:rPr>
                <w:noProof/>
                <w:webHidden/>
              </w:rPr>
              <w:tab/>
            </w:r>
            <w:r w:rsidR="008D78BC">
              <w:rPr>
                <w:noProof/>
                <w:webHidden/>
              </w:rPr>
              <w:fldChar w:fldCharType="begin"/>
            </w:r>
            <w:r w:rsidR="008D78BC">
              <w:rPr>
                <w:noProof/>
                <w:webHidden/>
              </w:rPr>
              <w:instrText xml:space="preserve"> PAGEREF _Toc72334941 \h </w:instrText>
            </w:r>
            <w:r w:rsidR="008D78BC">
              <w:rPr>
                <w:noProof/>
                <w:webHidden/>
              </w:rPr>
            </w:r>
            <w:r w:rsidR="008D78BC">
              <w:rPr>
                <w:noProof/>
                <w:webHidden/>
              </w:rPr>
              <w:fldChar w:fldCharType="separate"/>
            </w:r>
            <w:r w:rsidR="008D78BC">
              <w:rPr>
                <w:noProof/>
                <w:webHidden/>
              </w:rPr>
              <w:t>2</w:t>
            </w:r>
            <w:r w:rsidR="008D78BC">
              <w:rPr>
                <w:noProof/>
                <w:webHidden/>
              </w:rPr>
              <w:fldChar w:fldCharType="end"/>
            </w:r>
          </w:hyperlink>
        </w:p>
        <w:p w14:paraId="08B23EC3" w14:textId="256580D0" w:rsidR="008D78BC" w:rsidRDefault="007512A9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34942" w:history="1">
            <w:r w:rsidR="008D78BC" w:rsidRPr="007B6082">
              <w:rPr>
                <w:rStyle w:val="Hipervnculo"/>
                <w:noProof/>
              </w:rPr>
              <w:t>1.</w:t>
            </w:r>
            <w:r w:rsidR="008D78BC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D78BC" w:rsidRPr="007B6082">
              <w:rPr>
                <w:rStyle w:val="Hipervnculo"/>
                <w:noProof/>
              </w:rPr>
              <w:t>Sintaxis abstracta.</w:t>
            </w:r>
            <w:r w:rsidR="008D78BC">
              <w:rPr>
                <w:noProof/>
                <w:webHidden/>
              </w:rPr>
              <w:tab/>
            </w:r>
            <w:r w:rsidR="008D78BC">
              <w:rPr>
                <w:noProof/>
                <w:webHidden/>
              </w:rPr>
              <w:fldChar w:fldCharType="begin"/>
            </w:r>
            <w:r w:rsidR="008D78BC">
              <w:rPr>
                <w:noProof/>
                <w:webHidden/>
              </w:rPr>
              <w:instrText xml:space="preserve"> PAGEREF _Toc72334942 \h </w:instrText>
            </w:r>
            <w:r w:rsidR="008D78BC">
              <w:rPr>
                <w:noProof/>
                <w:webHidden/>
              </w:rPr>
            </w:r>
            <w:r w:rsidR="008D78BC">
              <w:rPr>
                <w:noProof/>
                <w:webHidden/>
              </w:rPr>
              <w:fldChar w:fldCharType="separate"/>
            </w:r>
            <w:r w:rsidR="008D78BC">
              <w:rPr>
                <w:noProof/>
                <w:webHidden/>
              </w:rPr>
              <w:t>3</w:t>
            </w:r>
            <w:r w:rsidR="008D78BC">
              <w:rPr>
                <w:noProof/>
                <w:webHidden/>
              </w:rPr>
              <w:fldChar w:fldCharType="end"/>
            </w:r>
          </w:hyperlink>
        </w:p>
        <w:p w14:paraId="391E7769" w14:textId="062ECC33" w:rsidR="008D78BC" w:rsidRDefault="007512A9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34943" w:history="1">
            <w:r w:rsidR="008D78BC" w:rsidRPr="007B6082">
              <w:rPr>
                <w:rStyle w:val="Hipervnculo"/>
                <w:noProof/>
              </w:rPr>
              <w:t>2.</w:t>
            </w:r>
            <w:r w:rsidR="008D78BC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D78BC" w:rsidRPr="007B6082">
              <w:rPr>
                <w:rStyle w:val="Hipervnculo"/>
                <w:noProof/>
              </w:rPr>
              <w:t>Constructor de árboles de sintaxis abstracta (ASTs).</w:t>
            </w:r>
            <w:r w:rsidR="008D78BC">
              <w:rPr>
                <w:noProof/>
                <w:webHidden/>
              </w:rPr>
              <w:tab/>
            </w:r>
            <w:r w:rsidR="008D78BC">
              <w:rPr>
                <w:noProof/>
                <w:webHidden/>
              </w:rPr>
              <w:fldChar w:fldCharType="begin"/>
            </w:r>
            <w:r w:rsidR="008D78BC">
              <w:rPr>
                <w:noProof/>
                <w:webHidden/>
              </w:rPr>
              <w:instrText xml:space="preserve"> PAGEREF _Toc72334943 \h </w:instrText>
            </w:r>
            <w:r w:rsidR="008D78BC">
              <w:rPr>
                <w:noProof/>
                <w:webHidden/>
              </w:rPr>
            </w:r>
            <w:r w:rsidR="008D78BC">
              <w:rPr>
                <w:noProof/>
                <w:webHidden/>
              </w:rPr>
              <w:fldChar w:fldCharType="separate"/>
            </w:r>
            <w:r w:rsidR="008D78BC">
              <w:rPr>
                <w:noProof/>
                <w:webHidden/>
              </w:rPr>
              <w:t>4</w:t>
            </w:r>
            <w:r w:rsidR="008D78BC">
              <w:rPr>
                <w:noProof/>
                <w:webHidden/>
              </w:rPr>
              <w:fldChar w:fldCharType="end"/>
            </w:r>
          </w:hyperlink>
        </w:p>
        <w:p w14:paraId="60D7D64D" w14:textId="62A066EC" w:rsidR="008D78BC" w:rsidRDefault="007512A9">
          <w:pPr>
            <w:pStyle w:val="TDC2"/>
            <w:tabs>
              <w:tab w:val="left" w:pos="88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34944" w:history="1">
            <w:r w:rsidR="008D78BC" w:rsidRPr="007B6082">
              <w:rPr>
                <w:rStyle w:val="Hipervnculo"/>
                <w:noProof/>
              </w:rPr>
              <w:t>2.1.</w:t>
            </w:r>
            <w:r w:rsidR="008D78BC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D78BC" w:rsidRPr="007B6082">
              <w:rPr>
                <w:rStyle w:val="Hipervnculo"/>
                <w:noProof/>
              </w:rPr>
              <w:t>Funciones semánticas.</w:t>
            </w:r>
            <w:r w:rsidR="008D78BC">
              <w:rPr>
                <w:noProof/>
                <w:webHidden/>
              </w:rPr>
              <w:tab/>
            </w:r>
            <w:r w:rsidR="008D78BC">
              <w:rPr>
                <w:noProof/>
                <w:webHidden/>
              </w:rPr>
              <w:fldChar w:fldCharType="begin"/>
            </w:r>
            <w:r w:rsidR="008D78BC">
              <w:rPr>
                <w:noProof/>
                <w:webHidden/>
              </w:rPr>
              <w:instrText xml:space="preserve"> PAGEREF _Toc72334944 \h </w:instrText>
            </w:r>
            <w:r w:rsidR="008D78BC">
              <w:rPr>
                <w:noProof/>
                <w:webHidden/>
              </w:rPr>
            </w:r>
            <w:r w:rsidR="008D78BC">
              <w:rPr>
                <w:noProof/>
                <w:webHidden/>
              </w:rPr>
              <w:fldChar w:fldCharType="separate"/>
            </w:r>
            <w:r w:rsidR="008D78BC">
              <w:rPr>
                <w:noProof/>
                <w:webHidden/>
              </w:rPr>
              <w:t>5</w:t>
            </w:r>
            <w:r w:rsidR="008D78BC">
              <w:rPr>
                <w:noProof/>
                <w:webHidden/>
              </w:rPr>
              <w:fldChar w:fldCharType="end"/>
            </w:r>
          </w:hyperlink>
        </w:p>
        <w:p w14:paraId="53453C09" w14:textId="1F2295F7" w:rsidR="008D78BC" w:rsidRDefault="007512A9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334945" w:history="1">
            <w:r w:rsidR="008D78BC" w:rsidRPr="007B6082">
              <w:rPr>
                <w:rStyle w:val="Hipervnculo"/>
                <w:noProof/>
              </w:rPr>
              <w:t>3.</w:t>
            </w:r>
            <w:r w:rsidR="008D78BC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D78BC" w:rsidRPr="007B6082">
              <w:rPr>
                <w:rStyle w:val="Hipervnculo"/>
                <w:noProof/>
              </w:rPr>
              <w:t>Acondicionamiento para implementación descendente.</w:t>
            </w:r>
            <w:r w:rsidR="008D78BC">
              <w:rPr>
                <w:noProof/>
                <w:webHidden/>
              </w:rPr>
              <w:tab/>
            </w:r>
            <w:r w:rsidR="008D78BC">
              <w:rPr>
                <w:noProof/>
                <w:webHidden/>
              </w:rPr>
              <w:fldChar w:fldCharType="begin"/>
            </w:r>
            <w:r w:rsidR="008D78BC">
              <w:rPr>
                <w:noProof/>
                <w:webHidden/>
              </w:rPr>
              <w:instrText xml:space="preserve"> PAGEREF _Toc72334945 \h </w:instrText>
            </w:r>
            <w:r w:rsidR="008D78BC">
              <w:rPr>
                <w:noProof/>
                <w:webHidden/>
              </w:rPr>
            </w:r>
            <w:r w:rsidR="008D78BC">
              <w:rPr>
                <w:noProof/>
                <w:webHidden/>
              </w:rPr>
              <w:fldChar w:fldCharType="separate"/>
            </w:r>
            <w:r w:rsidR="008D78BC">
              <w:rPr>
                <w:noProof/>
                <w:webHidden/>
              </w:rPr>
              <w:t>6</w:t>
            </w:r>
            <w:r w:rsidR="008D78BC">
              <w:rPr>
                <w:noProof/>
                <w:webHidden/>
              </w:rPr>
              <w:fldChar w:fldCharType="end"/>
            </w:r>
          </w:hyperlink>
        </w:p>
        <w:p w14:paraId="461B07DA" w14:textId="221D0CF9" w:rsidR="0088188A" w:rsidRDefault="0088188A" w:rsidP="00834A43">
          <w:pPr>
            <w:jc w:val="both"/>
          </w:pPr>
          <w:r w:rsidRPr="0088188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45DED15" w14:textId="77777777" w:rsid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283B6F49" w14:textId="2792ED28" w:rsidR="00143C11" w:rsidRPr="00143C11" w:rsidRDefault="00A1048B" w:rsidP="00834A43">
      <w:pPr>
        <w:pStyle w:val="Ttulo1"/>
        <w:numPr>
          <w:ilvl w:val="0"/>
          <w:numId w:val="3"/>
        </w:numPr>
        <w:jc w:val="both"/>
      </w:pPr>
      <w:bookmarkStart w:id="1" w:name="_Toc72334942"/>
      <w:r>
        <w:lastRenderedPageBreak/>
        <w:t>Sintaxis abstracta</w:t>
      </w:r>
      <w:r w:rsidR="0088188A">
        <w:t>.</w:t>
      </w:r>
      <w:bookmarkEnd w:id="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531"/>
        <w:gridCol w:w="5928"/>
      </w:tblGrid>
      <w:tr w:rsidR="00143C11" w:rsidRPr="00143C11" w14:paraId="43643F2E" w14:textId="77777777" w:rsidTr="00EF5C6C">
        <w:tc>
          <w:tcPr>
            <w:tcW w:w="2166" w:type="pct"/>
            <w:shd w:val="clear" w:color="auto" w:fill="F2DBDB" w:themeFill="accent2" w:themeFillTint="33"/>
          </w:tcPr>
          <w:p w14:paraId="0B290D8D" w14:textId="548A40DE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Gramática </w:t>
            </w:r>
            <w:r w:rsidR="00143C11"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Tiny </w:t>
            </w:r>
            <w:r w:rsidR="00EF5C6C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834" w:type="pct"/>
            <w:shd w:val="clear" w:color="auto" w:fill="F2DBDB" w:themeFill="accent2" w:themeFillTint="33"/>
          </w:tcPr>
          <w:p w14:paraId="40F99F62" w14:textId="0ED65FDF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Sintaxis abstracta</w:t>
            </w:r>
          </w:p>
        </w:tc>
      </w:tr>
      <w:tr w:rsidR="00143C11" w:rsidRPr="00143C11" w14:paraId="6963322F" w14:textId="77777777" w:rsidTr="00EF5C6C">
        <w:tc>
          <w:tcPr>
            <w:tcW w:w="2166" w:type="pct"/>
            <w:shd w:val="clear" w:color="auto" w:fill="DBE5F1" w:themeFill="accent1" w:themeFillTint="33"/>
          </w:tcPr>
          <w:p w14:paraId="29C660EB" w14:textId="77777777" w:rsidR="00EF5C6C" w:rsidRPr="00D4050E" w:rsidRDefault="00EF5C6C" w:rsidP="00EF5C6C">
            <w:pPr>
              <w:ind w:left="1416" w:hanging="1416"/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Programa-&gt; PDeclaraciones</w:t>
            </w:r>
            <w:r w:rsidRPr="00D4050E">
              <w:rPr>
                <w:rFonts w:ascii="Arial" w:hAnsi="Arial" w:cs="Arial"/>
                <w:b/>
                <w:bCs/>
              </w:rPr>
              <w:t xml:space="preserve"> </w:t>
            </w:r>
            <w:r w:rsidRPr="00D4050E">
              <w:rPr>
                <w:rFonts w:ascii="Arial" w:hAnsi="Arial" w:cs="Arial"/>
              </w:rPr>
              <w:t>PIn</w:t>
            </w:r>
            <w:r>
              <w:rPr>
                <w:rFonts w:ascii="Arial" w:hAnsi="Arial" w:cs="Arial"/>
              </w:rPr>
              <w:t>s</w:t>
            </w:r>
            <w:r w:rsidRPr="00D4050E">
              <w:rPr>
                <w:rFonts w:ascii="Arial" w:hAnsi="Arial" w:cs="Arial"/>
              </w:rPr>
              <w:t>trucciones</w:t>
            </w:r>
          </w:p>
          <w:p w14:paraId="3A80D629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PDeclaraciones -&gt; LDecs </w:t>
            </w:r>
            <w:r w:rsidRPr="00D4050E">
              <w:rPr>
                <w:rFonts w:ascii="Arial" w:hAnsi="Arial" w:cs="Arial"/>
                <w:b/>
                <w:bCs/>
              </w:rPr>
              <w:t>&amp;&amp;</w:t>
            </w:r>
          </w:p>
          <w:p w14:paraId="7BA4C4F9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PDeclaraciones -&gt; ε</w:t>
            </w:r>
          </w:p>
          <w:p w14:paraId="7B257BB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6809087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LDecs -&gt; LDecs </w:t>
            </w:r>
            <w:r w:rsidRPr="00D4050E">
              <w:rPr>
                <w:rFonts w:ascii="Arial" w:hAnsi="Arial" w:cs="Arial"/>
                <w:b/>
                <w:bCs/>
              </w:rPr>
              <w:t xml:space="preserve">; </w:t>
            </w:r>
            <w:r w:rsidRPr="00D4050E">
              <w:rPr>
                <w:rFonts w:ascii="Arial" w:hAnsi="Arial" w:cs="Arial"/>
              </w:rPr>
              <w:t>Dec</w:t>
            </w:r>
          </w:p>
          <w:p w14:paraId="3D9641A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LDecs -&gt; Dec</w:t>
            </w:r>
          </w:p>
          <w:p w14:paraId="486172A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D77E8A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C2517CC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 xml:space="preserve">var </w:t>
            </w:r>
            <w:r w:rsidRPr="00D4050E">
              <w:rPr>
                <w:rFonts w:ascii="Arial" w:hAnsi="Arial" w:cs="Arial"/>
              </w:rPr>
              <w:t xml:space="preserve">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160ED1BE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>type</w:t>
            </w:r>
            <w:r w:rsidRPr="00D4050E">
              <w:rPr>
                <w:rFonts w:ascii="Arial" w:hAnsi="Arial" w:cs="Arial"/>
              </w:rPr>
              <w:t xml:space="preserve"> 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51911753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D4050E">
              <w:rPr>
                <w:rFonts w:ascii="Arial" w:hAnsi="Arial" w:cs="Arial"/>
              </w:rPr>
              <w:t>ParForm Bloque</w:t>
            </w:r>
          </w:p>
          <w:p w14:paraId="4638B8EC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ParForm -&gt; </w:t>
            </w:r>
            <w:r w:rsidRPr="00D4050E">
              <w:rPr>
                <w:rFonts w:ascii="Arial" w:hAnsi="Arial" w:cs="Arial"/>
                <w:b/>
                <w:bCs/>
              </w:rPr>
              <w:t xml:space="preserve">( </w:t>
            </w:r>
            <w:r w:rsidRPr="00D4050E">
              <w:rPr>
                <w:rFonts w:ascii="Arial" w:hAnsi="Arial" w:cs="Arial"/>
              </w:rPr>
              <w:t xml:space="preserve">LParams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091B138C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6EC9A53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LParams -&gt; LParams </w:t>
            </w:r>
            <w:r w:rsidRPr="00D4050E">
              <w:rPr>
                <w:rFonts w:ascii="Arial" w:hAnsi="Arial" w:cs="Arial"/>
                <w:b/>
                <w:bCs/>
              </w:rPr>
              <w:t>,</w:t>
            </w:r>
            <w:r w:rsidRPr="00D4050E">
              <w:rPr>
                <w:rFonts w:ascii="Arial" w:hAnsi="Arial" w:cs="Arial"/>
              </w:rPr>
              <w:t xml:space="preserve"> Param</w:t>
            </w:r>
          </w:p>
          <w:p w14:paraId="48D43A7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LParams -&gt; Param</w:t>
            </w:r>
          </w:p>
          <w:p w14:paraId="10D4FC5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LParams -&gt; ε</w:t>
            </w:r>
          </w:p>
          <w:p w14:paraId="55E28102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6D7C01EA" w14:textId="77777777" w:rsidR="00EF5C6C" w:rsidRPr="00A76E2E" w:rsidRDefault="00EF5C6C" w:rsidP="00EF5C6C">
            <w:pPr>
              <w:rPr>
                <w:rFonts w:ascii="Arial" w:hAnsi="Arial" w:cs="Arial"/>
              </w:rPr>
            </w:pPr>
            <w:r w:rsidRPr="00A76E2E">
              <w:rPr>
                <w:rFonts w:ascii="Arial" w:hAnsi="Arial" w:cs="Arial"/>
              </w:rPr>
              <w:t>Param -&gt; Tipo Referencia</w:t>
            </w:r>
            <w:r w:rsidRPr="00A76E2E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49626631" w14:textId="77777777" w:rsidR="00EF5C6C" w:rsidRPr="00A76E2E" w:rsidRDefault="00EF5C6C" w:rsidP="00EF5C6C">
            <w:pPr>
              <w:rPr>
                <w:rFonts w:ascii="Arial" w:hAnsi="Arial" w:cs="Arial"/>
              </w:rPr>
            </w:pPr>
            <w:r w:rsidRPr="00A76E2E">
              <w:rPr>
                <w:rFonts w:ascii="Arial" w:hAnsi="Arial" w:cs="Arial"/>
              </w:rPr>
              <w:t xml:space="preserve">Referencia -&gt; </w:t>
            </w:r>
            <w:r w:rsidRPr="00A76E2E">
              <w:rPr>
                <w:rFonts w:ascii="Arial" w:hAnsi="Arial" w:cs="Arial"/>
                <w:b/>
                <w:bCs/>
              </w:rPr>
              <w:t>&amp;</w:t>
            </w:r>
          </w:p>
          <w:p w14:paraId="5EF74D20" w14:textId="77777777" w:rsidR="00EF5C6C" w:rsidRPr="00A76E2E" w:rsidRDefault="00EF5C6C" w:rsidP="00EF5C6C">
            <w:pPr>
              <w:rPr>
                <w:rFonts w:ascii="Arial" w:hAnsi="Arial" w:cs="Arial"/>
              </w:rPr>
            </w:pPr>
            <w:r w:rsidRPr="00A76E2E">
              <w:rPr>
                <w:rFonts w:ascii="Arial" w:hAnsi="Arial" w:cs="Arial"/>
              </w:rPr>
              <w:t>Referencia -&gt; ε</w:t>
            </w:r>
          </w:p>
          <w:p w14:paraId="5056B0F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7A02C7F" w14:textId="5DA31D95" w:rsidR="00C24FCD" w:rsidRPr="00C24FCD" w:rsidRDefault="00C24FCD" w:rsidP="00C24FCD">
            <w:pPr>
              <w:ind w:left="708" w:hanging="708"/>
              <w:rPr>
                <w:rFonts w:ascii="Arial" w:hAnsi="Arial" w:cs="Arial"/>
              </w:rPr>
            </w:pPr>
            <w:r w:rsidRPr="00C24FCD">
              <w:rPr>
                <w:rFonts w:ascii="Arial" w:hAnsi="Arial" w:cs="Arial"/>
              </w:rPr>
              <w:t xml:space="preserve">Bloque -&gt; </w:t>
            </w:r>
            <w:r w:rsidRPr="00495831">
              <w:rPr>
                <w:rFonts w:ascii="Arial" w:hAnsi="Arial" w:cs="Arial"/>
                <w:b/>
                <w:bCs/>
              </w:rPr>
              <w:t>{</w:t>
            </w:r>
            <w:r w:rsidRPr="00C24FCD">
              <w:rPr>
                <w:rFonts w:ascii="Arial" w:hAnsi="Arial" w:cs="Arial"/>
              </w:rPr>
              <w:t xml:space="preserve"> ProgramaBloque </w:t>
            </w:r>
            <w:r w:rsidRPr="00495831">
              <w:rPr>
                <w:rFonts w:ascii="Arial" w:hAnsi="Arial" w:cs="Arial"/>
                <w:b/>
                <w:bCs/>
              </w:rPr>
              <w:t>}</w:t>
            </w:r>
          </w:p>
          <w:p w14:paraId="70B6A526" w14:textId="55B2BD90" w:rsidR="00C24FCD" w:rsidRPr="00C24FCD" w:rsidRDefault="00C24FCD" w:rsidP="00C24FCD">
            <w:pPr>
              <w:ind w:left="708" w:hanging="708"/>
              <w:rPr>
                <w:rFonts w:ascii="Arial" w:hAnsi="Arial" w:cs="Arial"/>
              </w:rPr>
            </w:pPr>
            <w:r w:rsidRPr="00C24FCD">
              <w:rPr>
                <w:rFonts w:ascii="Arial" w:hAnsi="Arial" w:cs="Arial"/>
              </w:rPr>
              <w:t>ProgramaBloque -&gt; Programa</w:t>
            </w:r>
          </w:p>
          <w:p w14:paraId="258E42BD" w14:textId="451F0E63" w:rsidR="00C24FCD" w:rsidRPr="00C24FCD" w:rsidRDefault="00C24FCD" w:rsidP="00C24FCD">
            <w:pPr>
              <w:ind w:left="708" w:hanging="708"/>
              <w:rPr>
                <w:rFonts w:ascii="Arial" w:hAnsi="Arial" w:cs="Arial"/>
                <w:rPrChange w:id="2" w:author="Borja Aday Guadalupe Luis" w:date="2021-05-19T19:45:00Z">
                  <w:rPr>
                    <w:rFonts w:ascii="Arial" w:hAnsi="Arial" w:cs="Arial"/>
                    <w:b/>
                    <w:bCs/>
                    <w:u w:val="single"/>
                  </w:rPr>
                </w:rPrChange>
              </w:rPr>
            </w:pPr>
            <w:r w:rsidRPr="00C24FCD">
              <w:rPr>
                <w:rFonts w:ascii="Arial" w:hAnsi="Arial" w:cs="Arial"/>
              </w:rPr>
              <w:t xml:space="preserve">ProgramaBloque -&gt; </w:t>
            </w:r>
            <w:ins w:id="3" w:author="Borja Aday Guadalupe Luis" w:date="2021-05-19T19:44:00Z">
              <w:r w:rsidRPr="00C24FCD">
                <w:rPr>
                  <w:rFonts w:ascii="Arial" w:hAnsi="Arial" w:cs="Arial"/>
                </w:rPr>
                <w:t>ε</w:t>
              </w:r>
            </w:ins>
          </w:p>
          <w:p w14:paraId="285D5AFE" w14:textId="77777777" w:rsidR="00EF5C6C" w:rsidRPr="00D4050E" w:rsidRDefault="00EF5C6C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20789B37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int</w:t>
            </w:r>
          </w:p>
          <w:p w14:paraId="4DE757C2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real</w:t>
            </w:r>
          </w:p>
          <w:p w14:paraId="3F1E91F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bool</w:t>
            </w:r>
          </w:p>
          <w:p w14:paraId="12D22DBD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string</w:t>
            </w:r>
          </w:p>
          <w:p w14:paraId="243154F3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1394A4FA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D4050E">
              <w:rPr>
                <w:rFonts w:ascii="Arial" w:hAnsi="Arial" w:cs="Arial"/>
              </w:rPr>
              <w:t>Tipo</w:t>
            </w:r>
          </w:p>
          <w:p w14:paraId="4889D539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  <w:u w:val="single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record { </w:t>
            </w:r>
            <w:r w:rsidRPr="00D4050E">
              <w:rPr>
                <w:rFonts w:ascii="Arial" w:hAnsi="Arial" w:cs="Arial"/>
              </w:rPr>
              <w:t xml:space="preserve">LCampos </w:t>
            </w:r>
            <w:r w:rsidRPr="00D4050E">
              <w:rPr>
                <w:rFonts w:ascii="Arial" w:hAnsi="Arial" w:cs="Arial"/>
                <w:b/>
                <w:bCs/>
              </w:rPr>
              <w:t>}</w:t>
            </w:r>
          </w:p>
          <w:p w14:paraId="6AC5D3B5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4257A51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LCampos -&gt; LCampos </w:t>
            </w:r>
            <w:r w:rsidRPr="00D4050E">
              <w:rPr>
                <w:rFonts w:ascii="Arial" w:hAnsi="Arial" w:cs="Arial"/>
                <w:b/>
                <w:bCs/>
              </w:rPr>
              <w:t>;</w:t>
            </w:r>
            <w:r w:rsidRPr="00D4050E">
              <w:rPr>
                <w:rFonts w:ascii="Arial" w:hAnsi="Arial" w:cs="Arial"/>
              </w:rPr>
              <w:t xml:space="preserve"> Campo</w:t>
            </w:r>
          </w:p>
          <w:p w14:paraId="3765313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LCampos -&gt; Campo</w:t>
            </w:r>
          </w:p>
          <w:p w14:paraId="401D8D8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48CB54A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B7A5D22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Campo -&gt; 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6053C77A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pointer </w:t>
            </w:r>
            <w:r w:rsidRPr="00D4050E">
              <w:rPr>
                <w:rFonts w:ascii="Arial" w:hAnsi="Arial" w:cs="Arial"/>
              </w:rPr>
              <w:t>Tipo</w:t>
            </w:r>
          </w:p>
          <w:p w14:paraId="0918834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0C70896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PInstrucciones -&gt; LIns</w:t>
            </w:r>
          </w:p>
          <w:p w14:paraId="54548CC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4AAAD13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LIns -&gt; LIns </w:t>
            </w:r>
            <w:r w:rsidRPr="00D4050E">
              <w:rPr>
                <w:rFonts w:ascii="Arial" w:hAnsi="Arial" w:cs="Arial"/>
                <w:b/>
                <w:bCs/>
              </w:rPr>
              <w:t>;</w:t>
            </w:r>
            <w:r w:rsidRPr="00D4050E">
              <w:rPr>
                <w:rFonts w:ascii="Arial" w:hAnsi="Arial" w:cs="Arial"/>
              </w:rPr>
              <w:t xml:space="preserve"> Ins</w:t>
            </w:r>
          </w:p>
          <w:p w14:paraId="16291A0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LIns -&gt; Ins</w:t>
            </w:r>
          </w:p>
          <w:p w14:paraId="41D8395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F1D6ED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47310D1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E0 </w:t>
            </w:r>
            <w:r w:rsidRPr="00D4050E">
              <w:rPr>
                <w:rFonts w:ascii="Arial" w:hAnsi="Arial" w:cs="Arial"/>
                <w:b/>
                <w:bCs/>
              </w:rPr>
              <w:t>=</w:t>
            </w:r>
            <w:r w:rsidRPr="00D4050E">
              <w:rPr>
                <w:rFonts w:ascii="Arial" w:hAnsi="Arial" w:cs="Arial"/>
              </w:rPr>
              <w:t xml:space="preserve"> E0</w:t>
            </w:r>
          </w:p>
          <w:p w14:paraId="3FCFD192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22A799F2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if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 xml:space="preserve">then </w:t>
            </w:r>
            <w:r w:rsidRPr="00D4050E">
              <w:rPr>
                <w:rFonts w:ascii="Arial" w:hAnsi="Arial" w:cs="Arial"/>
              </w:rPr>
              <w:t xml:space="preserve">LInsV </w:t>
            </w:r>
            <w:r w:rsidRPr="00D4050E">
              <w:rPr>
                <w:rFonts w:ascii="Arial" w:hAnsi="Arial" w:cs="Arial"/>
                <w:b/>
                <w:bCs/>
              </w:rPr>
              <w:t>endif</w:t>
            </w:r>
          </w:p>
          <w:p w14:paraId="12C98C78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if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 xml:space="preserve">then </w:t>
            </w:r>
            <w:r w:rsidRPr="00D4050E">
              <w:rPr>
                <w:rFonts w:ascii="Arial" w:hAnsi="Arial" w:cs="Arial"/>
              </w:rPr>
              <w:t xml:space="preserve">LinsV </w:t>
            </w:r>
            <w:r w:rsidRPr="00D4050E">
              <w:rPr>
                <w:rFonts w:ascii="Arial" w:hAnsi="Arial" w:cs="Arial"/>
                <w:b/>
                <w:bCs/>
              </w:rPr>
              <w:t xml:space="preserve">else </w:t>
            </w:r>
            <w:r w:rsidRPr="00D4050E">
              <w:rPr>
                <w:rFonts w:ascii="Arial" w:hAnsi="Arial" w:cs="Arial"/>
              </w:rPr>
              <w:t xml:space="preserve">LinsV </w:t>
            </w:r>
            <w:r w:rsidRPr="00D4050E">
              <w:rPr>
                <w:rFonts w:ascii="Arial" w:hAnsi="Arial" w:cs="Arial"/>
                <w:b/>
                <w:bCs/>
              </w:rPr>
              <w:t>endif</w:t>
            </w:r>
          </w:p>
          <w:p w14:paraId="591E89DF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while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 xml:space="preserve">do </w:t>
            </w:r>
            <w:r w:rsidRPr="00D4050E">
              <w:rPr>
                <w:rFonts w:ascii="Arial" w:hAnsi="Arial" w:cs="Arial"/>
              </w:rPr>
              <w:t xml:space="preserve">LinsV </w:t>
            </w:r>
            <w:r w:rsidRPr="00D4050E">
              <w:rPr>
                <w:rFonts w:ascii="Arial" w:hAnsi="Arial" w:cs="Arial"/>
                <w:b/>
                <w:bCs/>
              </w:rPr>
              <w:t>endwhile</w:t>
            </w:r>
          </w:p>
          <w:p w14:paraId="039C0549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138369C2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LinsV -&gt; LinsV </w:t>
            </w:r>
            <w:r w:rsidRPr="00D4050E">
              <w:rPr>
                <w:rFonts w:ascii="Arial" w:hAnsi="Arial" w:cs="Arial"/>
                <w:b/>
                <w:bCs/>
              </w:rPr>
              <w:t>;</w:t>
            </w:r>
            <w:r w:rsidRPr="00D4050E">
              <w:rPr>
                <w:rFonts w:ascii="Arial" w:hAnsi="Arial" w:cs="Arial"/>
              </w:rPr>
              <w:t xml:space="preserve"> Ins</w:t>
            </w:r>
          </w:p>
          <w:p w14:paraId="337CFFB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LinsV -&gt; Ins</w:t>
            </w:r>
          </w:p>
          <w:p w14:paraId="5D6AA07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LinsV -&gt; ε</w:t>
            </w:r>
          </w:p>
          <w:p w14:paraId="5E9BBE2A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7DB3A89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061551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lastRenderedPageBreak/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read </w:t>
            </w:r>
            <w:r w:rsidRPr="00D4050E">
              <w:rPr>
                <w:rFonts w:ascii="Arial" w:hAnsi="Arial" w:cs="Arial"/>
              </w:rPr>
              <w:t>E0</w:t>
            </w:r>
          </w:p>
          <w:p w14:paraId="410B0DF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write </w:t>
            </w:r>
            <w:r w:rsidRPr="00D4050E">
              <w:rPr>
                <w:rFonts w:ascii="Arial" w:hAnsi="Arial" w:cs="Arial"/>
              </w:rPr>
              <w:t>E0</w:t>
            </w:r>
          </w:p>
          <w:p w14:paraId="602424DB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>nl</w:t>
            </w:r>
          </w:p>
          <w:p w14:paraId="65A6DB1E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new </w:t>
            </w:r>
            <w:r w:rsidRPr="00D4050E">
              <w:rPr>
                <w:rFonts w:ascii="Arial" w:hAnsi="Arial" w:cs="Arial"/>
              </w:rPr>
              <w:t>E0</w:t>
            </w:r>
          </w:p>
          <w:p w14:paraId="4D310DE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delete </w:t>
            </w:r>
            <w:r w:rsidRPr="00D4050E">
              <w:rPr>
                <w:rFonts w:ascii="Arial" w:hAnsi="Arial" w:cs="Arial"/>
              </w:rPr>
              <w:t>E0</w:t>
            </w:r>
          </w:p>
          <w:p w14:paraId="6DEE2D8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D4050E">
              <w:rPr>
                <w:rFonts w:ascii="Arial" w:hAnsi="Arial" w:cs="Arial"/>
              </w:rPr>
              <w:t xml:space="preserve">LParamsReales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6554939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 </w:t>
            </w:r>
          </w:p>
          <w:p w14:paraId="78AFE1A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LParamsReales -&gt; LParamsReales </w:t>
            </w:r>
            <w:r w:rsidRPr="00D4050E">
              <w:rPr>
                <w:rFonts w:ascii="Arial" w:hAnsi="Arial" w:cs="Arial"/>
                <w:b/>
                <w:bCs/>
              </w:rPr>
              <w:t>,</w:t>
            </w:r>
            <w:r w:rsidRPr="00D4050E">
              <w:rPr>
                <w:rFonts w:ascii="Arial" w:hAnsi="Arial" w:cs="Arial"/>
              </w:rPr>
              <w:t xml:space="preserve"> E0</w:t>
            </w:r>
          </w:p>
          <w:p w14:paraId="0E70819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LParamsReales -&gt; E0</w:t>
            </w:r>
          </w:p>
          <w:p w14:paraId="0D27264A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LParamsReales -&gt; ε </w:t>
            </w:r>
          </w:p>
          <w:p w14:paraId="31F4A87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1EFD74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923079A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Ins -&gt; Bloque</w:t>
            </w:r>
          </w:p>
          <w:p w14:paraId="0FE770F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CE6962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E0 -&gt; E1 </w:t>
            </w:r>
            <w:r w:rsidRPr="00D4050E">
              <w:rPr>
                <w:rFonts w:ascii="Arial" w:hAnsi="Arial" w:cs="Arial"/>
                <w:b/>
                <w:bCs/>
              </w:rPr>
              <w:t xml:space="preserve">+ </w:t>
            </w:r>
            <w:r w:rsidRPr="00D4050E">
              <w:rPr>
                <w:rFonts w:ascii="Arial" w:hAnsi="Arial" w:cs="Arial"/>
              </w:rPr>
              <w:t>E0</w:t>
            </w:r>
          </w:p>
          <w:p w14:paraId="751AC30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E0 -&gt; E1 </w:t>
            </w:r>
            <w:r w:rsidRPr="00D4050E">
              <w:rPr>
                <w:rFonts w:ascii="Arial" w:hAnsi="Arial" w:cs="Arial"/>
              </w:rPr>
              <w:softHyphen/>
            </w:r>
            <w:r w:rsidRPr="00D4050E">
              <w:rPr>
                <w:rFonts w:ascii="Arial" w:hAnsi="Arial" w:cs="Arial"/>
                <w:b/>
                <w:bCs/>
              </w:rPr>
              <w:t xml:space="preserve">- </w:t>
            </w:r>
            <w:r w:rsidRPr="00D4050E">
              <w:rPr>
                <w:rFonts w:ascii="Arial" w:hAnsi="Arial" w:cs="Arial"/>
                <w:b/>
                <w:bCs/>
              </w:rPr>
              <w:softHyphen/>
            </w:r>
            <w:r w:rsidRPr="00D4050E">
              <w:rPr>
                <w:rFonts w:ascii="Arial" w:hAnsi="Arial" w:cs="Arial"/>
              </w:rPr>
              <w:t>E1</w:t>
            </w:r>
          </w:p>
          <w:p w14:paraId="1EBA0A7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E0 -&gt; E1</w:t>
            </w:r>
          </w:p>
          <w:p w14:paraId="622F4B6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4B6D34D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79013D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E1 -&gt; E1 OpN1 E2</w:t>
            </w:r>
          </w:p>
          <w:p w14:paraId="2D54DCE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E1 -&gt; E2</w:t>
            </w:r>
          </w:p>
          <w:p w14:paraId="2BAAF7D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8F3956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3B677A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E2 -&gt; E2 OpN2 E3</w:t>
            </w:r>
          </w:p>
          <w:p w14:paraId="5A189A6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E2 -&gt; E3</w:t>
            </w:r>
          </w:p>
          <w:p w14:paraId="7CE85AB9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78ED6E5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47AE87EC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E3 -&gt; E4 OpN3 E4</w:t>
            </w:r>
          </w:p>
          <w:p w14:paraId="0DA148D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E3 -&gt; E4</w:t>
            </w:r>
          </w:p>
          <w:p w14:paraId="7F75483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160181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6E89B193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E4 -&gt; </w:t>
            </w:r>
            <w:r w:rsidRPr="00D4050E">
              <w:rPr>
                <w:rFonts w:ascii="Arial" w:hAnsi="Arial" w:cs="Arial"/>
                <w:b/>
                <w:bCs/>
              </w:rPr>
              <w:t xml:space="preserve">- </w:t>
            </w:r>
            <w:r w:rsidRPr="00D4050E">
              <w:rPr>
                <w:rFonts w:ascii="Arial" w:hAnsi="Arial" w:cs="Arial"/>
              </w:rPr>
              <w:t>E5</w:t>
            </w:r>
          </w:p>
          <w:p w14:paraId="336E589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E4 -&gt; </w:t>
            </w:r>
            <w:r w:rsidRPr="00D4050E">
              <w:rPr>
                <w:rFonts w:ascii="Arial" w:hAnsi="Arial" w:cs="Arial"/>
                <w:b/>
                <w:bCs/>
              </w:rPr>
              <w:t xml:space="preserve">not </w:t>
            </w:r>
            <w:r w:rsidRPr="00D4050E">
              <w:rPr>
                <w:rFonts w:ascii="Arial" w:hAnsi="Arial" w:cs="Arial"/>
              </w:rPr>
              <w:t>E4</w:t>
            </w:r>
          </w:p>
          <w:p w14:paraId="2B48E92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E4 -&gt; E5</w:t>
            </w:r>
          </w:p>
          <w:p w14:paraId="272455C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7FB9560" w14:textId="77777777" w:rsidR="00EF5C6C" w:rsidRPr="00D96AFE" w:rsidRDefault="00EF5C6C" w:rsidP="00EF5C6C">
            <w:pPr>
              <w:rPr>
                <w:rFonts w:ascii="Arial" w:hAnsi="Arial" w:cs="Arial"/>
                <w:color w:val="FF0000"/>
              </w:rPr>
            </w:pPr>
            <w:r w:rsidRPr="00D96AFE">
              <w:rPr>
                <w:rFonts w:ascii="Arial" w:hAnsi="Arial" w:cs="Arial"/>
                <w:color w:val="FF0000"/>
              </w:rPr>
              <w:t xml:space="preserve">E5 -&gt; E5 </w:t>
            </w:r>
            <w:r w:rsidRPr="00D96AFE">
              <w:rPr>
                <w:rFonts w:ascii="Arial" w:hAnsi="Arial" w:cs="Arial"/>
                <w:b/>
                <w:bCs/>
                <w:color w:val="FF0000"/>
              </w:rPr>
              <w:t xml:space="preserve">[ </w:t>
            </w:r>
            <w:r w:rsidRPr="00D96AFE">
              <w:rPr>
                <w:rFonts w:ascii="Arial" w:hAnsi="Arial" w:cs="Arial"/>
                <w:color w:val="FF0000"/>
              </w:rPr>
              <w:t xml:space="preserve">E0 </w:t>
            </w:r>
            <w:r w:rsidRPr="00D96AFE">
              <w:rPr>
                <w:rFonts w:ascii="Arial" w:hAnsi="Arial" w:cs="Arial"/>
                <w:b/>
                <w:bCs/>
                <w:color w:val="FF0000"/>
              </w:rPr>
              <w:t>]</w:t>
            </w:r>
          </w:p>
          <w:p w14:paraId="499E54CC" w14:textId="77777777" w:rsidR="00EF5C6C" w:rsidRPr="00D96AFE" w:rsidRDefault="00EF5C6C" w:rsidP="00EF5C6C">
            <w:pPr>
              <w:rPr>
                <w:rFonts w:ascii="Arial" w:hAnsi="Arial" w:cs="Arial"/>
                <w:b/>
                <w:bCs/>
                <w:color w:val="FF0000"/>
              </w:rPr>
            </w:pPr>
            <w:r w:rsidRPr="00D96AFE">
              <w:rPr>
                <w:rFonts w:ascii="Arial" w:hAnsi="Arial" w:cs="Arial"/>
                <w:color w:val="FF0000"/>
              </w:rPr>
              <w:t xml:space="preserve">E5 -&gt; E5 </w:t>
            </w:r>
            <w:r w:rsidRPr="00D96AFE">
              <w:rPr>
                <w:rFonts w:ascii="Arial" w:hAnsi="Arial" w:cs="Arial"/>
                <w:b/>
                <w:bCs/>
                <w:color w:val="FF0000"/>
              </w:rPr>
              <w:t>. identificador</w:t>
            </w:r>
          </w:p>
          <w:p w14:paraId="5A27F68A" w14:textId="77777777" w:rsidR="00EF5C6C" w:rsidRPr="00D96AFE" w:rsidRDefault="00EF5C6C" w:rsidP="00EF5C6C">
            <w:pPr>
              <w:rPr>
                <w:rFonts w:ascii="Arial" w:hAnsi="Arial" w:cs="Arial"/>
                <w:color w:val="FF0000"/>
              </w:rPr>
            </w:pPr>
            <w:r w:rsidRPr="00D96AFE">
              <w:rPr>
                <w:rFonts w:ascii="Arial" w:hAnsi="Arial" w:cs="Arial"/>
                <w:color w:val="FF0000"/>
              </w:rPr>
              <w:t xml:space="preserve">E5 -&gt; E5 </w:t>
            </w:r>
            <w:r w:rsidRPr="00D96AFE">
              <w:rPr>
                <w:rFonts w:ascii="Arial" w:hAnsi="Arial" w:cs="Arial"/>
                <w:b/>
                <w:bCs/>
                <w:color w:val="FF0000"/>
              </w:rPr>
              <w:t>-&gt; identificador</w:t>
            </w:r>
          </w:p>
          <w:p w14:paraId="4A2A0391" w14:textId="77777777" w:rsidR="00EF5C6C" w:rsidRPr="0079404A" w:rsidRDefault="00EF5C6C" w:rsidP="00EF5C6C">
            <w:pPr>
              <w:rPr>
                <w:rFonts w:ascii="Arial" w:hAnsi="Arial" w:cs="Arial"/>
                <w:color w:val="FF0000"/>
              </w:rPr>
            </w:pPr>
            <w:r w:rsidRPr="00D96AFE">
              <w:rPr>
                <w:rFonts w:ascii="Arial" w:hAnsi="Arial" w:cs="Arial"/>
                <w:color w:val="FF0000"/>
              </w:rPr>
              <w:t>E5 -&gt; E6</w:t>
            </w:r>
          </w:p>
          <w:p w14:paraId="48D7C00C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7EF553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E6 -&gt; </w:t>
            </w:r>
            <w:r w:rsidRPr="00D4050E">
              <w:rPr>
                <w:rFonts w:ascii="Arial" w:hAnsi="Arial" w:cs="Arial"/>
                <w:b/>
                <w:bCs/>
              </w:rPr>
              <w:t xml:space="preserve">* </w:t>
            </w:r>
            <w:r w:rsidRPr="00D4050E">
              <w:rPr>
                <w:rFonts w:ascii="Arial" w:hAnsi="Arial" w:cs="Arial"/>
              </w:rPr>
              <w:t>E6</w:t>
            </w:r>
          </w:p>
          <w:p w14:paraId="53A4018E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E6 -&gt; E7</w:t>
            </w:r>
          </w:p>
          <w:p w14:paraId="55DC8CBC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090FF492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44264A93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numEnt</w:t>
            </w:r>
          </w:p>
          <w:p w14:paraId="0C07B276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numReal</w:t>
            </w:r>
          </w:p>
          <w:p w14:paraId="1E56102B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true</w:t>
            </w:r>
          </w:p>
          <w:p w14:paraId="66B6F70B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false</w:t>
            </w:r>
          </w:p>
          <w:p w14:paraId="14304E65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cadena</w:t>
            </w:r>
          </w:p>
          <w:p w14:paraId="1C3C33AA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null</w:t>
            </w:r>
          </w:p>
          <w:p w14:paraId="4C96B25C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 xml:space="preserve">(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4C4556B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B1C04B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OpN1 -&gt; </w:t>
            </w:r>
            <w:r w:rsidRPr="00D4050E">
              <w:rPr>
                <w:rFonts w:ascii="Arial" w:hAnsi="Arial" w:cs="Arial"/>
                <w:b/>
                <w:bCs/>
              </w:rPr>
              <w:t>and</w:t>
            </w:r>
          </w:p>
          <w:p w14:paraId="1CEDCBB5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OpN1 -&gt; </w:t>
            </w:r>
            <w:r w:rsidRPr="00D4050E">
              <w:rPr>
                <w:rFonts w:ascii="Arial" w:hAnsi="Arial" w:cs="Arial"/>
                <w:b/>
                <w:bCs/>
              </w:rPr>
              <w:t>or</w:t>
            </w:r>
          </w:p>
          <w:p w14:paraId="69AC8F75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1C0857E5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07209E3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&lt;</w:t>
            </w:r>
          </w:p>
          <w:p w14:paraId="0963974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&gt;</w:t>
            </w:r>
          </w:p>
          <w:p w14:paraId="4CAE4D3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&lt;=</w:t>
            </w:r>
          </w:p>
          <w:p w14:paraId="55D4FE1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&gt;=</w:t>
            </w:r>
          </w:p>
          <w:p w14:paraId="67247A4A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lastRenderedPageBreak/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==</w:t>
            </w:r>
          </w:p>
          <w:p w14:paraId="7D746316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!=</w:t>
            </w:r>
          </w:p>
          <w:p w14:paraId="750A4D02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2739360C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*</w:t>
            </w:r>
          </w:p>
          <w:p w14:paraId="58DB28A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/</w:t>
            </w:r>
          </w:p>
          <w:p w14:paraId="0A251CAF" w14:textId="6AB259CA" w:rsidR="00143C11" w:rsidRPr="00143C11" w:rsidRDefault="00EF5C6C" w:rsidP="00EF5C6C">
            <w:pPr>
              <w:spacing w:line="0" w:lineRule="atLeast"/>
              <w:jc w:val="both"/>
              <w:rPr>
                <w:rFonts w:ascii="Arial" w:hAnsi="Arial" w:cs="Arial"/>
                <w:b/>
                <w:bCs/>
                <w:color w:val="F79646" w:themeColor="accent6"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%</w:t>
            </w:r>
          </w:p>
        </w:tc>
        <w:tc>
          <w:tcPr>
            <w:tcW w:w="2834" w:type="pct"/>
            <w:shd w:val="clear" w:color="auto" w:fill="F2F2F2" w:themeFill="background1" w:themeFillShade="F2"/>
          </w:tcPr>
          <w:p w14:paraId="20F5943F" w14:textId="77777777" w:rsidR="00EF5C6C" w:rsidRPr="008A2F86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8A2F86">
              <w:rPr>
                <w:rFonts w:ascii="Arial" w:hAnsi="Arial" w:cs="Arial"/>
                <w:highlight w:val="green"/>
              </w:rPr>
              <w:lastRenderedPageBreak/>
              <w:t>programa_sin_decs: LIns -&gt; Programa</w:t>
            </w:r>
          </w:p>
          <w:p w14:paraId="0844FC39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8A2F86">
              <w:rPr>
                <w:rFonts w:ascii="Arial" w:hAnsi="Arial" w:cs="Arial"/>
                <w:highlight w:val="green"/>
              </w:rPr>
              <w:t>programa_con_decs: LDecs x LIns -&gt; Programa</w:t>
            </w:r>
          </w:p>
          <w:p w14:paraId="598CC72F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8C243EC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decs_1: Dec -&gt; LDecs</w:t>
            </w:r>
          </w:p>
          <w:p w14:paraId="1FB47327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decs_muchas: LDecs x Dec -&gt; LDecs</w:t>
            </w:r>
          </w:p>
          <w:p w14:paraId="68B25E68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DDCA150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dec_var: Tipo x string -&gt; Dec</w:t>
            </w:r>
          </w:p>
          <w:p w14:paraId="34253243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dec_type: Tipo x string -&gt; Dec</w:t>
            </w:r>
          </w:p>
          <w:p w14:paraId="1205F0A9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8EE3F57" w14:textId="77777777" w:rsidR="00EF5C6C" w:rsidRPr="008A2F86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8A2F86">
              <w:rPr>
                <w:rFonts w:ascii="Arial" w:hAnsi="Arial" w:cs="Arial"/>
                <w:highlight w:val="green"/>
              </w:rPr>
              <w:t>dec_proc_sin_pf: string x Bloque -&gt; Dec</w:t>
            </w:r>
          </w:p>
          <w:p w14:paraId="3700AC12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8A2F86">
              <w:rPr>
                <w:rFonts w:ascii="Arial" w:hAnsi="Arial" w:cs="Arial"/>
                <w:highlight w:val="green"/>
              </w:rPr>
              <w:t>dec_proc_con_pf: string x ParForm x Bloque -&gt; Dec</w:t>
            </w:r>
          </w:p>
          <w:p w14:paraId="2FD6029C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402EECDE" w14:textId="4336C7AF" w:rsidR="00EF5C6C" w:rsidRPr="005475B1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5475B1">
              <w:rPr>
                <w:rFonts w:ascii="Arial" w:hAnsi="Arial" w:cs="Arial"/>
                <w:highlight w:val="green"/>
              </w:rPr>
              <w:t>bloque_</w:t>
            </w:r>
            <w:del w:id="4" w:author="Borja Aday Guadalupe Luis" w:date="2021-05-19T20:12:00Z">
              <w:r w:rsidRPr="005475B1" w:rsidDel="00FF09A2">
                <w:rPr>
                  <w:rFonts w:ascii="Arial" w:hAnsi="Arial" w:cs="Arial"/>
                  <w:highlight w:val="green"/>
                </w:rPr>
                <w:delText>vacio</w:delText>
              </w:r>
            </w:del>
            <w:ins w:id="5" w:author="Borja Aday Guadalupe Luis" w:date="2021-05-19T20:12:00Z">
              <w:r w:rsidR="00FF09A2">
                <w:rPr>
                  <w:rFonts w:ascii="Arial" w:hAnsi="Arial" w:cs="Arial"/>
                  <w:highlight w:val="green"/>
                </w:rPr>
                <w:t>sin_programa</w:t>
              </w:r>
            </w:ins>
            <w:r w:rsidRPr="005475B1">
              <w:rPr>
                <w:rFonts w:ascii="Arial" w:hAnsi="Arial" w:cs="Arial"/>
                <w:highlight w:val="green"/>
              </w:rPr>
              <w:t>: -&gt; Bloque</w:t>
            </w:r>
          </w:p>
          <w:p w14:paraId="6341E473" w14:textId="3E932D5E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5475B1">
              <w:rPr>
                <w:rFonts w:ascii="Arial" w:hAnsi="Arial" w:cs="Arial"/>
                <w:highlight w:val="green"/>
              </w:rPr>
              <w:t>bloque_</w:t>
            </w:r>
            <w:del w:id="6" w:author="Borja Aday Guadalupe Luis" w:date="2021-05-19T20:12:00Z">
              <w:r w:rsidRPr="005475B1" w:rsidDel="00FF09A2">
                <w:rPr>
                  <w:rFonts w:ascii="Arial" w:hAnsi="Arial" w:cs="Arial"/>
                  <w:highlight w:val="green"/>
                </w:rPr>
                <w:delText>no</w:delText>
              </w:r>
            </w:del>
            <w:ins w:id="7" w:author="Borja Aday Guadalupe Luis" w:date="2021-05-19T20:12:00Z">
              <w:r w:rsidR="00FF09A2">
                <w:rPr>
                  <w:rFonts w:ascii="Arial" w:hAnsi="Arial" w:cs="Arial"/>
                  <w:highlight w:val="green"/>
                </w:rPr>
                <w:t>con</w:t>
              </w:r>
            </w:ins>
            <w:r w:rsidRPr="005475B1">
              <w:rPr>
                <w:rFonts w:ascii="Arial" w:hAnsi="Arial" w:cs="Arial"/>
                <w:highlight w:val="green"/>
              </w:rPr>
              <w:t>_</w:t>
            </w:r>
            <w:del w:id="8" w:author="Borja Aday Guadalupe Luis" w:date="2021-05-19T20:12:00Z">
              <w:r w:rsidRPr="005475B1" w:rsidDel="00FF09A2">
                <w:rPr>
                  <w:rFonts w:ascii="Arial" w:hAnsi="Arial" w:cs="Arial"/>
                  <w:highlight w:val="green"/>
                </w:rPr>
                <w:delText>vacio</w:delText>
              </w:r>
            </w:del>
            <w:ins w:id="9" w:author="Borja Aday Guadalupe Luis" w:date="2021-05-19T20:12:00Z">
              <w:r w:rsidR="00FF09A2">
                <w:rPr>
                  <w:rFonts w:ascii="Arial" w:hAnsi="Arial" w:cs="Arial"/>
                  <w:highlight w:val="green"/>
                </w:rPr>
                <w:t>programa</w:t>
              </w:r>
            </w:ins>
            <w:r w:rsidRPr="005475B1">
              <w:rPr>
                <w:rFonts w:ascii="Arial" w:hAnsi="Arial" w:cs="Arial"/>
                <w:highlight w:val="green"/>
              </w:rPr>
              <w:t>: Programa -&gt; Bloque</w:t>
            </w:r>
          </w:p>
          <w:p w14:paraId="71E60DE1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1AF657B" w14:textId="77777777" w:rsidR="00EF5C6C" w:rsidRPr="008A2F86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8A2F86">
              <w:rPr>
                <w:rFonts w:ascii="Arial" w:hAnsi="Arial" w:cs="Arial"/>
                <w:highlight w:val="green"/>
              </w:rPr>
              <w:t>param_con_referencia: Tipo x Referencia x string -&gt; Param</w:t>
            </w:r>
          </w:p>
          <w:p w14:paraId="60D4D328" w14:textId="77777777" w:rsidR="00EF5C6C" w:rsidRPr="00A76E2E" w:rsidRDefault="00EF5C6C" w:rsidP="00EF5C6C">
            <w:pPr>
              <w:jc w:val="both"/>
              <w:rPr>
                <w:rFonts w:ascii="Arial" w:hAnsi="Arial" w:cs="Arial"/>
              </w:rPr>
            </w:pPr>
            <w:r w:rsidRPr="008A2F86">
              <w:rPr>
                <w:rFonts w:ascii="Arial" w:hAnsi="Arial" w:cs="Arial"/>
                <w:highlight w:val="green"/>
              </w:rPr>
              <w:t>param_sin_referencia: Tipo x string -&gt; Param</w:t>
            </w:r>
          </w:p>
          <w:p w14:paraId="5FB59D91" w14:textId="77777777" w:rsidR="00EF5C6C" w:rsidRPr="00A76E2E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56A9D10" w14:textId="77777777" w:rsidR="00EF5C6C" w:rsidRPr="00A76E2E" w:rsidRDefault="00EF5C6C" w:rsidP="00EF5C6C">
            <w:pPr>
              <w:jc w:val="both"/>
              <w:rPr>
                <w:rFonts w:ascii="Arial" w:hAnsi="Arial" w:cs="Arial"/>
              </w:rPr>
            </w:pPr>
            <w:r w:rsidRPr="00A76E2E">
              <w:rPr>
                <w:rFonts w:ascii="Arial" w:hAnsi="Arial" w:cs="Arial"/>
              </w:rPr>
              <w:t>referencia: -&gt; Referencia</w:t>
            </w:r>
          </w:p>
          <w:p w14:paraId="76186366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0AA322C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lparams_1: Param -&gt; Lparams</w:t>
            </w:r>
          </w:p>
          <w:p w14:paraId="3C538E0A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lparams_muchos: Lparams  x Param -&gt; LParams</w:t>
            </w:r>
          </w:p>
          <w:p w14:paraId="6C7CD71E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C5590AA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tipo_int: -&gt; Tipo</w:t>
            </w:r>
          </w:p>
          <w:p w14:paraId="499B797D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tipo_real: -&gt; Tipo</w:t>
            </w:r>
          </w:p>
          <w:p w14:paraId="6C907EEF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tipo_bool: -&gt; Tipo</w:t>
            </w:r>
          </w:p>
          <w:p w14:paraId="7E627E72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tipo_string: -&gt; Tipo</w:t>
            </w:r>
          </w:p>
          <w:p w14:paraId="2399E3B6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tipo_id: string -&gt; Tipo</w:t>
            </w:r>
          </w:p>
          <w:p w14:paraId="61C1802D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tipo_array: -&gt; string x Tipo -&gt; Tipo</w:t>
            </w:r>
          </w:p>
          <w:p w14:paraId="575F2DFD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tipo_pointer: Tipo -&gt; Tipo</w:t>
            </w:r>
          </w:p>
          <w:p w14:paraId="79743579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tipo_record: LCampos -&gt; Tipo</w:t>
            </w:r>
          </w:p>
          <w:p w14:paraId="7A3458BE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453D5F8B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campo: Tipo x string -&gt; Campo</w:t>
            </w:r>
          </w:p>
          <w:p w14:paraId="5E872E56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3098717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lcampos_1: Campo -&gt; Lcampos</w:t>
            </w:r>
          </w:p>
          <w:p w14:paraId="1F903BC6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lcampos_muchos: LCampos x Campo -&gt; LCampos</w:t>
            </w:r>
          </w:p>
          <w:p w14:paraId="7B51DA2B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E2BA028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ins_1: Ins -&gt; LIns</w:t>
            </w:r>
          </w:p>
          <w:p w14:paraId="3AABCDD0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ins_muchas: LIns x Ins -&gt; LIns</w:t>
            </w:r>
          </w:p>
          <w:p w14:paraId="6C036FA3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ADEC091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ins_asignacion: Exp x Exp -&gt; Ins</w:t>
            </w:r>
          </w:p>
          <w:p w14:paraId="2E8E5A5C" w14:textId="77777777" w:rsidR="00EF5C6C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ins_read: Exp -&gt; Ins</w:t>
            </w:r>
          </w:p>
          <w:p w14:paraId="262D538A" w14:textId="77777777" w:rsidR="00EF5C6C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ins_write: Exp -&gt; Ins</w:t>
            </w:r>
          </w:p>
          <w:p w14:paraId="33EA9FFD" w14:textId="77777777" w:rsidR="00EF5C6C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ins_nl: -&gt; Ins</w:t>
            </w:r>
          </w:p>
          <w:p w14:paraId="4B0871FE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ins_new: Exp -&gt; Ins</w:t>
            </w:r>
          </w:p>
          <w:p w14:paraId="1E0A093F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ins_delete: Exp -&gt; Ins</w:t>
            </w:r>
          </w:p>
          <w:p w14:paraId="021185EA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ins_bloque: Bloque -&gt; Ins</w:t>
            </w:r>
          </w:p>
          <w:p w14:paraId="754B152E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C78883D" w14:textId="77777777" w:rsidR="00EF5C6C" w:rsidRPr="008A2F86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8A2F86">
              <w:rPr>
                <w:rFonts w:ascii="Arial" w:hAnsi="Arial" w:cs="Arial"/>
                <w:highlight w:val="green"/>
              </w:rPr>
              <w:t>ins_call_con_params: string x LParamsReales -&gt; Ins</w:t>
            </w:r>
          </w:p>
          <w:p w14:paraId="170F66C0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8A2F86">
              <w:rPr>
                <w:rFonts w:ascii="Arial" w:hAnsi="Arial" w:cs="Arial"/>
                <w:highlight w:val="green"/>
              </w:rPr>
              <w:t>ins_call_sin_params: string -&gt; Ins</w:t>
            </w:r>
          </w:p>
          <w:p w14:paraId="44E59E61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37F9C5C8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preales_1: Exp -&gt; LParamsReales</w:t>
            </w:r>
          </w:p>
          <w:p w14:paraId="04255BA2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preales_muc: -&gt; LparamsReales x Exp -&gt; LParamsReales</w:t>
            </w:r>
          </w:p>
          <w:p w14:paraId="2838FE64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D840012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3C037FCA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6D4A4CA2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66AE467" w14:textId="77777777" w:rsidR="00EF5C6C" w:rsidRPr="00C0494D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C0494D">
              <w:rPr>
                <w:rFonts w:ascii="Arial" w:hAnsi="Arial" w:cs="Arial"/>
                <w:highlight w:val="green"/>
              </w:rPr>
              <w:lastRenderedPageBreak/>
              <w:t>ins_if_con_ins: Exp x LinsV -&gt; Ins</w:t>
            </w:r>
          </w:p>
          <w:p w14:paraId="5DC91F81" w14:textId="5F7097EA" w:rsidR="00EF5C6C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C0494D">
              <w:rPr>
                <w:rFonts w:ascii="Arial" w:hAnsi="Arial" w:cs="Arial"/>
                <w:highlight w:val="green"/>
              </w:rPr>
              <w:t>ins_if_sin_ins: Exp -&gt; Ins</w:t>
            </w:r>
          </w:p>
          <w:p w14:paraId="7D80D953" w14:textId="77777777" w:rsidR="005475B1" w:rsidRPr="00C0494D" w:rsidRDefault="005475B1" w:rsidP="00EF5C6C">
            <w:pPr>
              <w:jc w:val="both"/>
              <w:rPr>
                <w:rFonts w:ascii="Arial" w:hAnsi="Arial" w:cs="Arial"/>
                <w:highlight w:val="green"/>
              </w:rPr>
            </w:pPr>
          </w:p>
          <w:p w14:paraId="07CA7AC6" w14:textId="77777777" w:rsidR="00EF5C6C" w:rsidRPr="00C0494D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C0494D">
              <w:rPr>
                <w:rFonts w:ascii="Arial" w:hAnsi="Arial" w:cs="Arial"/>
                <w:highlight w:val="green"/>
              </w:rPr>
              <w:t>ins_if_else_con_ins: Exp x LinsV x LinsV -&gt; Exp</w:t>
            </w:r>
          </w:p>
          <w:p w14:paraId="7DD4A869" w14:textId="77777777" w:rsidR="00EF5C6C" w:rsidRPr="00C0494D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C0494D">
              <w:rPr>
                <w:rFonts w:ascii="Arial" w:hAnsi="Arial" w:cs="Arial"/>
                <w:highlight w:val="green"/>
              </w:rPr>
              <w:t>ins_if_else_insarg0: Exp x LinsV -&gt; Exp</w:t>
            </w:r>
          </w:p>
          <w:p w14:paraId="624DC3F8" w14:textId="77777777" w:rsidR="00EF5C6C" w:rsidRPr="00C0494D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C0494D">
              <w:rPr>
                <w:rFonts w:ascii="Arial" w:hAnsi="Arial" w:cs="Arial"/>
                <w:highlight w:val="green"/>
              </w:rPr>
              <w:t>ins_if_else_insarg1: Exp x LinsV -&gt; Exp</w:t>
            </w:r>
          </w:p>
          <w:p w14:paraId="5C63FCCD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C0494D">
              <w:rPr>
                <w:rFonts w:ascii="Arial" w:hAnsi="Arial" w:cs="Arial"/>
                <w:highlight w:val="green"/>
              </w:rPr>
              <w:t>ins_if_else_sin_ins: Exp -&gt; Ins</w:t>
            </w:r>
          </w:p>
          <w:p w14:paraId="02E61A0B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081DC1B" w14:textId="77777777" w:rsidR="00EF5C6C" w:rsidRPr="00C0494D" w:rsidRDefault="00EF5C6C" w:rsidP="00EF5C6C">
            <w:pPr>
              <w:jc w:val="both"/>
              <w:rPr>
                <w:rFonts w:ascii="Arial" w:hAnsi="Arial" w:cs="Arial"/>
                <w:highlight w:val="green"/>
              </w:rPr>
            </w:pPr>
            <w:r w:rsidRPr="00C0494D">
              <w:rPr>
                <w:rFonts w:ascii="Arial" w:hAnsi="Arial" w:cs="Arial"/>
                <w:highlight w:val="green"/>
              </w:rPr>
              <w:t>ins_while_con_ins: Exp x LinsV -&gt; Ins</w:t>
            </w:r>
          </w:p>
          <w:p w14:paraId="20E5D5EC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 w:rsidRPr="00C0494D">
              <w:rPr>
                <w:rFonts w:ascii="Arial" w:hAnsi="Arial" w:cs="Arial"/>
                <w:highlight w:val="green"/>
              </w:rPr>
              <w:t>ins_while_sin_ins: Exp -&gt; Ins</w:t>
            </w:r>
          </w:p>
          <w:p w14:paraId="2C4C8E9C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007C247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4B4DBD6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linsv_1: Ins -&gt; LinsV</w:t>
            </w:r>
          </w:p>
          <w:p w14:paraId="79626380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linsv_muchas: LInsV x Ins -&gt; LInsV</w:t>
            </w:r>
          </w:p>
          <w:p w14:paraId="4E901FA2" w14:textId="77777777" w:rsidR="00EF5C6C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</w:p>
          <w:p w14:paraId="0A1A66B1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suma: Exp x Exp -&gt; Exp</w:t>
            </w:r>
          </w:p>
          <w:p w14:paraId="31E249CD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resta: Exp x Exp -&gt; Exp</w:t>
            </w:r>
          </w:p>
          <w:p w14:paraId="51360B79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and: Exp x Exp -&gt; Exp</w:t>
            </w:r>
          </w:p>
          <w:p w14:paraId="2162FE2C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or: Exp x Exp -&gt; Exp</w:t>
            </w:r>
          </w:p>
          <w:p w14:paraId="6DBD8FF6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menor: Exp x Exp -&gt; Exp</w:t>
            </w:r>
          </w:p>
          <w:p w14:paraId="1C48B021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mayor: Exp x Exp -&gt; Exp</w:t>
            </w:r>
          </w:p>
          <w:p w14:paraId="2B999ADC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menor_igual: Exp x Exp -&gt; Exp</w:t>
            </w:r>
          </w:p>
          <w:p w14:paraId="3ED6BE97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mayor_igual: Exp x Exp -&gt; Exp</w:t>
            </w:r>
          </w:p>
          <w:p w14:paraId="4F5A8A6F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igualdad: Exp x Exp -&gt; Exp</w:t>
            </w:r>
          </w:p>
          <w:p w14:paraId="5F7DAD86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distinto: Exp x Exp -&gt; Exp</w:t>
            </w:r>
          </w:p>
          <w:p w14:paraId="7376C86A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mul: Exp x Exp -&gt; Exp</w:t>
            </w:r>
          </w:p>
          <w:p w14:paraId="2EF38970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div: Exp x Exp -&gt; Exp</w:t>
            </w:r>
          </w:p>
          <w:p w14:paraId="4FEC5C23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mod: Exp x Exp -&gt; Exp</w:t>
            </w:r>
          </w:p>
          <w:p w14:paraId="39978B60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menos: Exp -&gt; Exp</w:t>
            </w:r>
          </w:p>
          <w:p w14:paraId="05CAA17E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not: Exp -&gt; Exp</w:t>
            </w:r>
          </w:p>
          <w:p w14:paraId="49A21A6B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index: Exp x Exp -&gt; Exp</w:t>
            </w:r>
          </w:p>
          <w:p w14:paraId="6ADC44D3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access_reg: Exp x string -&gt; Exp</w:t>
            </w:r>
          </w:p>
          <w:p w14:paraId="1F493735" w14:textId="77777777" w:rsidR="00EF5C6C" w:rsidRPr="001D6E46" w:rsidRDefault="00EF5C6C" w:rsidP="00EF5C6C">
            <w:pPr>
              <w:jc w:val="both"/>
              <w:rPr>
                <w:rFonts w:ascii="Arial" w:hAnsi="Arial" w:cs="Arial"/>
              </w:rPr>
            </w:pPr>
            <w:r w:rsidRPr="001D6E46">
              <w:rPr>
                <w:rFonts w:ascii="Arial" w:hAnsi="Arial" w:cs="Arial"/>
              </w:rPr>
              <w:t>indireccion: Exp -&gt; Exp</w:t>
            </w:r>
          </w:p>
          <w:p w14:paraId="56D7BD1A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D7E67E9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65652AD6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identificador: string -&gt; Exp</w:t>
            </w:r>
          </w:p>
          <w:p w14:paraId="752941BC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numEnt: string -&gt; Exp</w:t>
            </w:r>
          </w:p>
          <w:p w14:paraId="4ACBBC03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numReal: string -&gt; Exp</w:t>
            </w:r>
          </w:p>
          <w:p w14:paraId="04F89C88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cadena: string -&gt; Exp</w:t>
            </w:r>
          </w:p>
          <w:p w14:paraId="5099ADED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true: -&gt; Exp</w:t>
            </w:r>
          </w:p>
          <w:p w14:paraId="32B2307E" w14:textId="77777777" w:rsidR="00EF5C6C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false: -&gt; Exp</w:t>
            </w:r>
          </w:p>
          <w:p w14:paraId="5704ACBA" w14:textId="78FB31FA" w:rsidR="004044F0" w:rsidRPr="00BF3EB9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null: -&gt; Exp</w:t>
            </w:r>
          </w:p>
        </w:tc>
      </w:tr>
    </w:tbl>
    <w:p w14:paraId="182FFC07" w14:textId="1A5F1614" w:rsidR="00143C11" w:rsidRDefault="00A1048B" w:rsidP="00D72530">
      <w:pPr>
        <w:pStyle w:val="Ttulo1"/>
        <w:numPr>
          <w:ilvl w:val="0"/>
          <w:numId w:val="3"/>
        </w:numPr>
        <w:jc w:val="both"/>
      </w:pPr>
      <w:bookmarkStart w:id="10" w:name="_Toc72334943"/>
      <w:r>
        <w:lastRenderedPageBreak/>
        <w:t>Constructor de árboles de sintaxis abstracta (ASTs)</w:t>
      </w:r>
      <w:r w:rsidR="00143C11">
        <w:t>.</w:t>
      </w:r>
      <w:bookmarkEnd w:id="10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3834" w:rsidRPr="00143C11" w14:paraId="317769B3" w14:textId="77777777" w:rsidTr="00903834">
        <w:tc>
          <w:tcPr>
            <w:tcW w:w="5000" w:type="pct"/>
            <w:shd w:val="clear" w:color="auto" w:fill="F2DBDB" w:themeFill="accent2" w:themeFillTint="33"/>
          </w:tcPr>
          <w:p w14:paraId="7D72E0E0" w14:textId="77777777" w:rsid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25CFD6FD" w14:textId="454ADDA0" w:rsidR="00903834" w:rsidRP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3834" w:rsidRPr="00BF3EB9" w14:paraId="446475A4" w14:textId="77777777" w:rsidTr="00903834">
        <w:tc>
          <w:tcPr>
            <w:tcW w:w="5000" w:type="pct"/>
            <w:shd w:val="clear" w:color="auto" w:fill="F2F2F2" w:themeFill="background1" w:themeFillShade="F2"/>
          </w:tcPr>
          <w:p w14:paraId="551F20D2" w14:textId="77777777" w:rsidR="00EF5C6C" w:rsidRDefault="00EF5C6C" w:rsidP="00EF5C6C">
            <w:pPr>
              <w:ind w:left="1416" w:hanging="1416"/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Programa -&gt; PDeclaraciones</w:t>
            </w:r>
            <w:r w:rsidRPr="00D4050E">
              <w:rPr>
                <w:rFonts w:ascii="Arial" w:hAnsi="Arial" w:cs="Arial"/>
                <w:b/>
                <w:bCs/>
              </w:rPr>
              <w:t xml:space="preserve"> </w:t>
            </w:r>
            <w:r w:rsidRPr="00D4050E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I</w:t>
            </w:r>
            <w:r w:rsidRPr="00D4050E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s</w:t>
            </w:r>
            <w:r w:rsidRPr="00D4050E">
              <w:rPr>
                <w:rFonts w:ascii="Arial" w:hAnsi="Arial" w:cs="Arial"/>
              </w:rPr>
              <w:t>trucciones</w:t>
            </w:r>
          </w:p>
          <w:p w14:paraId="263B0443" w14:textId="77777777" w:rsidR="00EF5C6C" w:rsidRDefault="00EF5C6C" w:rsidP="00EF5C6C">
            <w:pPr>
              <w:ind w:left="1416" w:hanging="141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Programa.a = programa(Pdeclaraciones.a, Pinstrucciones.a)</w:t>
            </w:r>
          </w:p>
          <w:p w14:paraId="411F4E5D" w14:textId="77777777" w:rsidR="00EF5C6C" w:rsidRPr="00D4050E" w:rsidRDefault="00EF5C6C" w:rsidP="00EF5C6C">
            <w:pPr>
              <w:ind w:left="1416" w:hanging="1416"/>
              <w:rPr>
                <w:rFonts w:ascii="Arial" w:hAnsi="Arial" w:cs="Arial"/>
              </w:rPr>
            </w:pPr>
          </w:p>
          <w:p w14:paraId="690E1F53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PDeclaraciones -&gt; LDecs </w:t>
            </w:r>
            <w:r w:rsidRPr="00D4050E">
              <w:rPr>
                <w:rFonts w:ascii="Arial" w:hAnsi="Arial" w:cs="Arial"/>
                <w:b/>
                <w:bCs/>
              </w:rPr>
              <w:t>&amp;&amp;</w:t>
            </w:r>
          </w:p>
          <w:p w14:paraId="5DD48F50" w14:textId="77777777" w:rsidR="00EF5C6C" w:rsidRPr="00EE5B20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EE5B20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D</w:t>
            </w:r>
            <w:r w:rsidRPr="00EE5B20">
              <w:rPr>
                <w:rFonts w:ascii="Arial" w:hAnsi="Arial" w:cs="Arial"/>
              </w:rPr>
              <w:t>eclaraciones.a = LDecs.a</w:t>
            </w:r>
          </w:p>
          <w:p w14:paraId="3E8AD9F0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PDeclaraciones -&gt; ε</w:t>
            </w:r>
          </w:p>
          <w:p w14:paraId="6FD798E9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PDeclaraciones.a = </w:t>
            </w:r>
            <w:r w:rsidRPr="003018A6">
              <w:rPr>
                <w:rFonts w:ascii="Arial" w:hAnsi="Arial" w:cs="Arial"/>
                <w:b/>
                <w:bCs/>
                <w:highlight w:val="green"/>
              </w:rPr>
              <w:t>null</w:t>
            </w:r>
          </w:p>
          <w:p w14:paraId="3D1222D9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7BCFB093" w14:textId="77777777" w:rsidR="00EF5C6C" w:rsidRPr="002137E3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2137E3">
              <w:rPr>
                <w:rFonts w:ascii="Arial" w:hAnsi="Arial" w:cs="Arial"/>
                <w:highlight w:val="yellow"/>
              </w:rPr>
              <w:t xml:space="preserve">LDecs -&gt; LDecs </w:t>
            </w:r>
            <w:r w:rsidRPr="002137E3">
              <w:rPr>
                <w:rFonts w:ascii="Arial" w:hAnsi="Arial" w:cs="Arial"/>
                <w:b/>
                <w:bCs/>
                <w:highlight w:val="yellow"/>
              </w:rPr>
              <w:t xml:space="preserve">; </w:t>
            </w:r>
            <w:r w:rsidRPr="002137E3">
              <w:rPr>
                <w:rFonts w:ascii="Arial" w:hAnsi="Arial" w:cs="Arial"/>
                <w:highlight w:val="yellow"/>
              </w:rPr>
              <w:t>Dec</w:t>
            </w:r>
          </w:p>
          <w:p w14:paraId="69B5FE1F" w14:textId="77777777" w:rsidR="00EF5C6C" w:rsidRPr="002137E3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2137E3">
              <w:rPr>
                <w:rFonts w:ascii="Arial" w:hAnsi="Arial" w:cs="Arial"/>
                <w:highlight w:val="yellow"/>
              </w:rPr>
              <w:t xml:space="preserve">   </w:t>
            </w:r>
            <w:r w:rsidRPr="002137E3">
              <w:rPr>
                <w:rFonts w:ascii="Arial" w:hAnsi="Arial" w:cs="Arial"/>
                <w:highlight w:val="yellow"/>
                <w:lang w:val="es"/>
              </w:rPr>
              <w:t>LDecs</w:t>
            </w:r>
            <w:r w:rsidRPr="002137E3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2137E3">
              <w:rPr>
                <w:rFonts w:ascii="Arial" w:hAnsi="Arial" w:cs="Arial"/>
                <w:highlight w:val="yellow"/>
                <w:lang w:val="es"/>
              </w:rPr>
              <w:t>.a = decs_muchas(LDecs</w:t>
            </w:r>
            <w:r w:rsidRPr="002137E3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2137E3">
              <w:rPr>
                <w:rFonts w:ascii="Arial" w:hAnsi="Arial" w:cs="Arial"/>
                <w:highlight w:val="yellow"/>
                <w:lang w:val="es"/>
              </w:rPr>
              <w:t>.a, Dec.a)</w:t>
            </w:r>
          </w:p>
          <w:p w14:paraId="05E2DBE2" w14:textId="77777777" w:rsidR="00EF5C6C" w:rsidRPr="002137E3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2137E3">
              <w:rPr>
                <w:rFonts w:ascii="Arial" w:hAnsi="Arial" w:cs="Arial"/>
                <w:highlight w:val="yellow"/>
              </w:rPr>
              <w:t>LDecs -&gt; Dec</w:t>
            </w:r>
          </w:p>
          <w:p w14:paraId="6B1A20C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2137E3">
              <w:rPr>
                <w:rFonts w:ascii="Arial" w:hAnsi="Arial" w:cs="Arial"/>
                <w:highlight w:val="yellow"/>
              </w:rPr>
              <w:t xml:space="preserve">   </w:t>
            </w:r>
            <w:r w:rsidRPr="002137E3">
              <w:rPr>
                <w:rFonts w:ascii="Arial" w:hAnsi="Arial" w:cs="Arial"/>
                <w:highlight w:val="yellow"/>
                <w:lang w:val="es"/>
              </w:rPr>
              <w:t>LDecs.a = decs_1(Dec.a)</w:t>
            </w:r>
          </w:p>
          <w:p w14:paraId="64693F0C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4A4A2D3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 xml:space="preserve">var </w:t>
            </w:r>
            <w:r w:rsidRPr="00D4050E">
              <w:rPr>
                <w:rFonts w:ascii="Arial" w:hAnsi="Arial" w:cs="Arial"/>
              </w:rPr>
              <w:t xml:space="preserve">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2B074EF9" w14:textId="77777777" w:rsidR="00EF5C6C" w:rsidRPr="002137E3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 xml:space="preserve">Dec.a = dec_var(Tipo.a, </w:t>
            </w:r>
            <w:r w:rsidRPr="00732B3B">
              <w:rPr>
                <w:rFonts w:ascii="Arial" w:hAnsi="Arial" w:cs="Arial"/>
                <w:b/>
                <w:bCs/>
              </w:rPr>
              <w:t>identificador</w:t>
            </w:r>
            <w:r>
              <w:rPr>
                <w:rFonts w:ascii="Arial" w:hAnsi="Arial" w:cs="Arial"/>
              </w:rPr>
              <w:t>.lexema)</w:t>
            </w:r>
          </w:p>
          <w:p w14:paraId="526D6386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>type</w:t>
            </w:r>
            <w:r w:rsidRPr="00D4050E">
              <w:rPr>
                <w:rFonts w:ascii="Arial" w:hAnsi="Arial" w:cs="Arial"/>
              </w:rPr>
              <w:t xml:space="preserve"> 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498FE6F1" w14:textId="77777777" w:rsidR="00EF5C6C" w:rsidRPr="00732B3B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 xml:space="preserve">Dec.a = dec_type(Tipo.a, </w:t>
            </w:r>
            <w:r w:rsidRPr="00732B3B">
              <w:rPr>
                <w:rFonts w:ascii="Arial" w:hAnsi="Arial" w:cs="Arial"/>
                <w:b/>
                <w:bCs/>
              </w:rPr>
              <w:t>identificador</w:t>
            </w:r>
            <w:r>
              <w:rPr>
                <w:rFonts w:ascii="Arial" w:hAnsi="Arial" w:cs="Arial"/>
              </w:rPr>
              <w:t>.lexema)</w:t>
            </w:r>
          </w:p>
          <w:p w14:paraId="309B8E88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D4050E">
              <w:rPr>
                <w:rFonts w:ascii="Arial" w:hAnsi="Arial" w:cs="Arial"/>
              </w:rPr>
              <w:t>ParForm Bloque</w:t>
            </w:r>
          </w:p>
          <w:p w14:paraId="5AB7CF39" w14:textId="77777777" w:rsidR="00EF5C6C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Dec.a = dec_proc(</w:t>
            </w:r>
            <w:r w:rsidRPr="00732B3B">
              <w:rPr>
                <w:rFonts w:ascii="Arial" w:hAnsi="Arial" w:cs="Arial"/>
                <w:b/>
                <w:bCs/>
              </w:rPr>
              <w:t>identificador</w:t>
            </w:r>
            <w:r>
              <w:rPr>
                <w:rFonts w:ascii="Arial" w:hAnsi="Arial" w:cs="Arial"/>
              </w:rPr>
              <w:t>.lexema, ParForm.a, Bloque.a)</w:t>
            </w:r>
          </w:p>
          <w:p w14:paraId="5895930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7D372F4A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ParForm -&gt; </w:t>
            </w:r>
            <w:r w:rsidRPr="00D4050E">
              <w:rPr>
                <w:rFonts w:ascii="Arial" w:hAnsi="Arial" w:cs="Arial"/>
                <w:b/>
                <w:bCs/>
              </w:rPr>
              <w:t xml:space="preserve">( </w:t>
            </w:r>
            <w:r w:rsidRPr="00D4050E">
              <w:rPr>
                <w:rFonts w:ascii="Arial" w:hAnsi="Arial" w:cs="Arial"/>
              </w:rPr>
              <w:t xml:space="preserve">LParams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491E145B" w14:textId="77777777" w:rsidR="00EF5C6C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>ParForm.a = LParams.a</w:t>
            </w:r>
          </w:p>
          <w:p w14:paraId="21FFC53F" w14:textId="77777777" w:rsidR="00EF5C6C" w:rsidRPr="00732B3B" w:rsidRDefault="00EF5C6C" w:rsidP="00EF5C6C">
            <w:pPr>
              <w:rPr>
                <w:rFonts w:ascii="Arial" w:hAnsi="Arial" w:cs="Arial"/>
              </w:rPr>
            </w:pPr>
          </w:p>
          <w:p w14:paraId="6C3EC1B9" w14:textId="77777777" w:rsidR="00EF5C6C" w:rsidRPr="00732B3B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732B3B">
              <w:rPr>
                <w:rFonts w:ascii="Arial" w:hAnsi="Arial" w:cs="Arial"/>
                <w:highlight w:val="yellow"/>
              </w:rPr>
              <w:t xml:space="preserve">LParams -&gt; LParams </w:t>
            </w:r>
            <w:r w:rsidRPr="00732B3B">
              <w:rPr>
                <w:rFonts w:ascii="Arial" w:hAnsi="Arial" w:cs="Arial"/>
                <w:b/>
                <w:bCs/>
                <w:highlight w:val="yellow"/>
              </w:rPr>
              <w:t>,</w:t>
            </w:r>
            <w:r w:rsidRPr="00732B3B">
              <w:rPr>
                <w:rFonts w:ascii="Arial" w:hAnsi="Arial" w:cs="Arial"/>
                <w:highlight w:val="yellow"/>
              </w:rPr>
              <w:t xml:space="preserve"> Param</w:t>
            </w:r>
          </w:p>
          <w:p w14:paraId="3E9ACD1E" w14:textId="77777777" w:rsidR="00EF5C6C" w:rsidRPr="00732B3B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732B3B">
              <w:rPr>
                <w:rFonts w:ascii="Arial" w:hAnsi="Arial" w:cs="Arial"/>
                <w:highlight w:val="yellow"/>
              </w:rPr>
              <w:t xml:space="preserve">   LParams</w:t>
            </w:r>
            <w:r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732B3B">
              <w:rPr>
                <w:rFonts w:ascii="Arial" w:hAnsi="Arial" w:cs="Arial"/>
                <w:highlight w:val="yellow"/>
              </w:rPr>
              <w:t>.a = lparams_muchos(LParams</w:t>
            </w:r>
            <w:r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732B3B">
              <w:rPr>
                <w:rFonts w:ascii="Arial" w:hAnsi="Arial" w:cs="Arial"/>
                <w:highlight w:val="yellow"/>
              </w:rPr>
              <w:t>.a, Param.a)</w:t>
            </w:r>
          </w:p>
          <w:p w14:paraId="53BBDBED" w14:textId="77777777" w:rsidR="00EF5C6C" w:rsidRPr="00732B3B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732B3B">
              <w:rPr>
                <w:rFonts w:ascii="Arial" w:hAnsi="Arial" w:cs="Arial"/>
                <w:highlight w:val="yellow"/>
              </w:rPr>
              <w:t>LParams -&gt; Param</w:t>
            </w:r>
          </w:p>
          <w:p w14:paraId="68F0FFBE" w14:textId="77777777" w:rsidR="00EF5C6C" w:rsidRPr="00732B3B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732B3B">
              <w:rPr>
                <w:rFonts w:ascii="Arial" w:hAnsi="Arial" w:cs="Arial"/>
                <w:highlight w:val="yellow"/>
              </w:rPr>
              <w:t xml:space="preserve">   LParams.a = lparams_1(Param.a)</w:t>
            </w:r>
          </w:p>
          <w:p w14:paraId="00900467" w14:textId="77777777" w:rsidR="00EF5C6C" w:rsidRPr="00732B3B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732B3B">
              <w:rPr>
                <w:rFonts w:ascii="Arial" w:hAnsi="Arial" w:cs="Arial"/>
                <w:highlight w:val="yellow"/>
              </w:rPr>
              <w:t>LParams -&gt; ε</w:t>
            </w:r>
          </w:p>
          <w:p w14:paraId="300597DE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732B3B">
              <w:rPr>
                <w:rFonts w:ascii="Arial" w:hAnsi="Arial" w:cs="Arial"/>
                <w:highlight w:val="yellow"/>
              </w:rPr>
              <w:t xml:space="preserve">   LParams.a = </w:t>
            </w:r>
            <w:r w:rsidRPr="00C263E1">
              <w:rPr>
                <w:rFonts w:ascii="Arial" w:hAnsi="Arial" w:cs="Arial"/>
                <w:b/>
                <w:bCs/>
                <w:highlight w:val="green"/>
              </w:rPr>
              <w:t>null</w:t>
            </w:r>
          </w:p>
          <w:p w14:paraId="619FFF2E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20D83C1" w14:textId="77777777" w:rsidR="00EF5C6C" w:rsidRPr="00BA7782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BA7782">
              <w:rPr>
                <w:rFonts w:ascii="Arial" w:hAnsi="Arial" w:cs="Arial"/>
              </w:rPr>
              <w:t>Param -&gt; Tipo Referencia</w:t>
            </w:r>
            <w:r w:rsidRPr="00BA7782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6B8464D1" w14:textId="77777777" w:rsidR="00EF5C6C" w:rsidRPr="00BA7782" w:rsidRDefault="00EF5C6C" w:rsidP="00EF5C6C">
            <w:pPr>
              <w:rPr>
                <w:rFonts w:ascii="Arial" w:hAnsi="Arial" w:cs="Arial"/>
              </w:rPr>
            </w:pPr>
            <w:r w:rsidRPr="00BA7782">
              <w:rPr>
                <w:rFonts w:ascii="Arial" w:hAnsi="Arial" w:cs="Arial"/>
                <w:b/>
                <w:bCs/>
              </w:rPr>
              <w:t xml:space="preserve">   </w:t>
            </w:r>
            <w:r w:rsidRPr="00BA7782">
              <w:rPr>
                <w:rFonts w:ascii="Arial" w:hAnsi="Arial" w:cs="Arial"/>
              </w:rPr>
              <w:t xml:space="preserve">Param.a = param(Tipo.a, Referencia.a, </w:t>
            </w:r>
            <w:r w:rsidRPr="00BA7782">
              <w:rPr>
                <w:rFonts w:ascii="Arial" w:hAnsi="Arial" w:cs="Arial"/>
                <w:b/>
                <w:bCs/>
              </w:rPr>
              <w:t>identificador</w:t>
            </w:r>
            <w:r w:rsidRPr="00BA7782">
              <w:rPr>
                <w:rFonts w:ascii="Arial" w:hAnsi="Arial" w:cs="Arial"/>
              </w:rPr>
              <w:t>.lex)</w:t>
            </w:r>
          </w:p>
          <w:p w14:paraId="511CA0BC" w14:textId="77777777" w:rsidR="00EF5C6C" w:rsidRPr="00BA7782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BA7782">
              <w:rPr>
                <w:rFonts w:ascii="Arial" w:hAnsi="Arial" w:cs="Arial"/>
              </w:rPr>
              <w:t xml:space="preserve">Referencia -&gt; </w:t>
            </w:r>
            <w:r w:rsidRPr="00BA7782">
              <w:rPr>
                <w:rFonts w:ascii="Arial" w:hAnsi="Arial" w:cs="Arial"/>
                <w:b/>
                <w:bCs/>
              </w:rPr>
              <w:t>&amp;</w:t>
            </w:r>
          </w:p>
          <w:p w14:paraId="524F1B0C" w14:textId="77777777" w:rsidR="00EF5C6C" w:rsidRPr="00BA7782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BA7782">
              <w:rPr>
                <w:rFonts w:ascii="Arial" w:hAnsi="Arial" w:cs="Arial"/>
              </w:rPr>
              <w:t xml:space="preserve">   Referencia.a = referencia()</w:t>
            </w:r>
          </w:p>
          <w:p w14:paraId="3FCD7187" w14:textId="77777777" w:rsidR="00EF5C6C" w:rsidRPr="00BA7782" w:rsidRDefault="00EF5C6C" w:rsidP="00EF5C6C">
            <w:pPr>
              <w:rPr>
                <w:rFonts w:ascii="Arial" w:hAnsi="Arial" w:cs="Arial"/>
              </w:rPr>
            </w:pPr>
            <w:r w:rsidRPr="00BA7782">
              <w:rPr>
                <w:rFonts w:ascii="Arial" w:hAnsi="Arial" w:cs="Arial"/>
              </w:rPr>
              <w:t>Referencia -&gt; ε</w:t>
            </w:r>
          </w:p>
          <w:p w14:paraId="47891D89" w14:textId="77777777" w:rsidR="00EF5C6C" w:rsidRPr="00BA7782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BA7782">
              <w:rPr>
                <w:rFonts w:ascii="Arial" w:hAnsi="Arial" w:cs="Arial"/>
              </w:rPr>
              <w:t xml:space="preserve">   Referencia.a = </w:t>
            </w:r>
            <w:r w:rsidRPr="003C6BD5">
              <w:rPr>
                <w:rFonts w:ascii="Arial" w:hAnsi="Arial" w:cs="Arial"/>
                <w:b/>
                <w:bCs/>
                <w:highlight w:val="green"/>
              </w:rPr>
              <w:t>null</w:t>
            </w:r>
          </w:p>
          <w:p w14:paraId="723EF44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742E03A8" w14:textId="0D9E1B92" w:rsidR="00EF5C6C" w:rsidRPr="00495831" w:rsidRDefault="00EF5C6C" w:rsidP="00EF5C6C">
            <w:pPr>
              <w:ind w:left="708" w:hanging="708"/>
              <w:rPr>
                <w:ins w:id="11" w:author="Borja Aday Guadalupe Luis" w:date="2021-05-19T19:44:00Z"/>
                <w:rFonts w:ascii="Arial" w:hAnsi="Arial" w:cs="Arial"/>
              </w:rPr>
            </w:pPr>
            <w:r w:rsidRPr="00495831">
              <w:rPr>
                <w:rFonts w:ascii="Arial" w:hAnsi="Arial" w:cs="Arial"/>
              </w:rPr>
              <w:t xml:space="preserve">Bloque -&gt; </w:t>
            </w:r>
            <w:r w:rsidRPr="00495831">
              <w:rPr>
                <w:rFonts w:ascii="Arial" w:hAnsi="Arial" w:cs="Arial"/>
                <w:b/>
                <w:bCs/>
              </w:rPr>
              <w:t>{</w:t>
            </w:r>
            <w:r w:rsidRPr="00495831">
              <w:rPr>
                <w:rFonts w:ascii="Arial" w:hAnsi="Arial" w:cs="Arial"/>
              </w:rPr>
              <w:t xml:space="preserve"> ProgramaBloque </w:t>
            </w:r>
            <w:r w:rsidRPr="00495831">
              <w:rPr>
                <w:rFonts w:ascii="Arial" w:hAnsi="Arial" w:cs="Arial"/>
                <w:b/>
                <w:bCs/>
              </w:rPr>
              <w:t>}</w:t>
            </w:r>
          </w:p>
          <w:p w14:paraId="0594652B" w14:textId="57311C33" w:rsidR="00620299" w:rsidRPr="00495831" w:rsidRDefault="00620299" w:rsidP="00EF5C6C">
            <w:pPr>
              <w:ind w:left="708" w:hanging="708"/>
              <w:rPr>
                <w:rFonts w:ascii="Arial" w:hAnsi="Arial" w:cs="Arial"/>
              </w:rPr>
            </w:pPr>
            <w:ins w:id="12" w:author="Borja Aday Guadalupe Luis" w:date="2021-05-19T19:44:00Z">
              <w:r w:rsidRPr="00495831">
                <w:rPr>
                  <w:rFonts w:ascii="Arial" w:hAnsi="Arial" w:cs="Arial"/>
                </w:rPr>
                <w:t xml:space="preserve">   Bloque.a = blo</w:t>
              </w:r>
            </w:ins>
            <w:ins w:id="13" w:author="Borja Aday Guadalupe Luis" w:date="2021-05-19T19:45:00Z">
              <w:r w:rsidRPr="00495831">
                <w:rPr>
                  <w:rFonts w:ascii="Arial" w:hAnsi="Arial" w:cs="Arial"/>
                </w:rPr>
                <w:t>que(ProgramaBloque.a)</w:t>
              </w:r>
            </w:ins>
          </w:p>
          <w:p w14:paraId="244F4955" w14:textId="1213BC81" w:rsidR="00EF5C6C" w:rsidRPr="00495831" w:rsidRDefault="00EF5C6C" w:rsidP="00EF5C6C">
            <w:pPr>
              <w:ind w:left="708" w:hanging="708"/>
              <w:rPr>
                <w:ins w:id="14" w:author="Borja Aday Guadalupe Luis" w:date="2021-05-19T19:45:00Z"/>
                <w:rFonts w:ascii="Arial" w:hAnsi="Arial" w:cs="Arial"/>
              </w:rPr>
            </w:pPr>
            <w:r w:rsidRPr="00495831">
              <w:rPr>
                <w:rFonts w:ascii="Arial" w:hAnsi="Arial" w:cs="Arial"/>
              </w:rPr>
              <w:t>ProgramaBloque -&gt; Programa</w:t>
            </w:r>
          </w:p>
          <w:p w14:paraId="1A334A87" w14:textId="4DE78528" w:rsidR="00620299" w:rsidRPr="00495831" w:rsidRDefault="00620299" w:rsidP="00EF5C6C">
            <w:pPr>
              <w:ind w:left="708" w:hanging="708"/>
              <w:rPr>
                <w:rFonts w:ascii="Arial" w:hAnsi="Arial" w:cs="Arial"/>
              </w:rPr>
            </w:pPr>
            <w:ins w:id="15" w:author="Borja Aday Guadalupe Luis" w:date="2021-05-19T19:45:00Z">
              <w:r w:rsidRPr="00495831">
                <w:rPr>
                  <w:rFonts w:ascii="Arial" w:hAnsi="Arial" w:cs="Arial"/>
                </w:rPr>
                <w:t xml:space="preserve">   ProgramaBloque.a = Programa.a</w:t>
              </w:r>
            </w:ins>
          </w:p>
          <w:p w14:paraId="12A254AA" w14:textId="74D8364C" w:rsidR="00620299" w:rsidRPr="00495831" w:rsidRDefault="00EF5C6C" w:rsidP="00EF5C6C">
            <w:pPr>
              <w:ind w:left="708" w:hanging="708"/>
              <w:rPr>
                <w:ins w:id="16" w:author="Borja Aday Guadalupe Luis" w:date="2021-05-19T19:45:00Z"/>
                <w:rFonts w:ascii="Arial" w:hAnsi="Arial" w:cs="Arial"/>
              </w:rPr>
            </w:pPr>
            <w:r w:rsidRPr="00495831">
              <w:rPr>
                <w:rFonts w:ascii="Arial" w:hAnsi="Arial" w:cs="Arial"/>
              </w:rPr>
              <w:t xml:space="preserve">ProgramaBloque -&gt; </w:t>
            </w:r>
            <w:ins w:id="17" w:author="Borja Aday Guadalupe Luis" w:date="2021-05-19T19:44:00Z">
              <w:r w:rsidR="00620299" w:rsidRPr="00495831">
                <w:rPr>
                  <w:rFonts w:ascii="Arial" w:hAnsi="Arial" w:cs="Arial"/>
                </w:rPr>
                <w:t>ε</w:t>
              </w:r>
            </w:ins>
          </w:p>
          <w:p w14:paraId="25A7E7D0" w14:textId="234AC292" w:rsidR="00620299" w:rsidRPr="00495831" w:rsidRDefault="00620299" w:rsidP="00EF5C6C">
            <w:pPr>
              <w:ind w:left="708" w:hanging="708"/>
              <w:rPr>
                <w:rFonts w:ascii="Arial" w:hAnsi="Arial" w:cs="Arial"/>
                <w:rPrChange w:id="18" w:author="Borja Aday Guadalupe Luis" w:date="2021-05-19T19:45:00Z">
                  <w:rPr>
                    <w:rFonts w:ascii="Arial" w:hAnsi="Arial" w:cs="Arial"/>
                    <w:b/>
                    <w:bCs/>
                    <w:u w:val="single"/>
                  </w:rPr>
                </w:rPrChange>
              </w:rPr>
            </w:pPr>
            <w:ins w:id="19" w:author="Borja Aday Guadalupe Luis" w:date="2021-05-19T19:45:00Z">
              <w:r w:rsidRPr="00495831">
                <w:rPr>
                  <w:rFonts w:ascii="Arial" w:hAnsi="Arial" w:cs="Arial"/>
                </w:rPr>
                <w:t xml:space="preserve">   ProgramaBloque.a = </w:t>
              </w:r>
              <w:r w:rsidRPr="00495831">
                <w:rPr>
                  <w:rFonts w:ascii="Arial" w:hAnsi="Arial" w:cs="Arial"/>
                  <w:b/>
                  <w:bCs/>
                  <w:highlight w:val="green"/>
                  <w:rPrChange w:id="20" w:author="Borja Aday Guadalupe Luis" w:date="2021-05-19T19:45:00Z">
                    <w:rPr/>
                  </w:rPrChange>
                </w:rPr>
                <w:t>null</w:t>
              </w:r>
            </w:ins>
          </w:p>
          <w:p w14:paraId="3CEC6C6B" w14:textId="77777777" w:rsidR="00EF5C6C" w:rsidRDefault="00EF5C6C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55082873" w14:textId="5CB42E8C" w:rsidR="00EF5C6C" w:rsidRDefault="00EF5C6C" w:rsidP="00EF5C6C">
            <w:pPr>
              <w:ind w:left="708" w:hanging="708"/>
              <w:rPr>
                <w:ins w:id="21" w:author="Borja Aday Guadalupe Luis" w:date="2021-05-19T19:45:00Z"/>
                <w:rFonts w:ascii="Arial" w:hAnsi="Arial" w:cs="Arial"/>
                <w:b/>
                <w:bCs/>
                <w:u w:val="single"/>
              </w:rPr>
            </w:pPr>
          </w:p>
          <w:p w14:paraId="72953C06" w14:textId="076A97E4" w:rsidR="00620299" w:rsidDel="00C24FCD" w:rsidRDefault="00620299" w:rsidP="00EF5C6C">
            <w:pPr>
              <w:ind w:left="708" w:hanging="708"/>
              <w:rPr>
                <w:del w:id="22" w:author="Borja Aday Guadalupe Luis" w:date="2021-05-19T19:47:00Z"/>
                <w:rFonts w:ascii="Arial" w:hAnsi="Arial" w:cs="Arial"/>
                <w:b/>
                <w:bCs/>
                <w:u w:val="single"/>
              </w:rPr>
            </w:pPr>
          </w:p>
          <w:p w14:paraId="1F51AFF1" w14:textId="77777777" w:rsidR="00C24FCD" w:rsidRDefault="00C24FCD" w:rsidP="00EF5C6C">
            <w:pPr>
              <w:ind w:left="708" w:hanging="708"/>
              <w:rPr>
                <w:ins w:id="23" w:author="Borja Aday Guadalupe Luis" w:date="2021-05-19T19:47:00Z"/>
                <w:rFonts w:ascii="Arial" w:hAnsi="Arial" w:cs="Arial"/>
                <w:b/>
                <w:bCs/>
                <w:u w:val="single"/>
              </w:rPr>
            </w:pPr>
          </w:p>
          <w:p w14:paraId="3504ACFA" w14:textId="1BD7672D" w:rsidR="00EF5C6C" w:rsidRDefault="00EF5C6C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319DECC9" w14:textId="1291A0C8" w:rsidR="00C24FCD" w:rsidRDefault="00C24FCD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77D1D040" w14:textId="77777777" w:rsidR="00C24FCD" w:rsidRPr="00D4050E" w:rsidRDefault="00C24FCD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0F6CCD90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lastRenderedPageBreak/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int</w:t>
            </w:r>
          </w:p>
          <w:p w14:paraId="5C16BF83" w14:textId="77777777" w:rsidR="00EF5C6C" w:rsidRPr="00202E70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Tipo.a = tipo_int()</w:t>
            </w:r>
          </w:p>
          <w:p w14:paraId="6FBDF940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real</w:t>
            </w:r>
          </w:p>
          <w:p w14:paraId="66100555" w14:textId="77777777" w:rsidR="00EF5C6C" w:rsidRPr="00202E70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 xml:space="preserve">Tipo.a = </w:t>
            </w:r>
            <w:r>
              <w:rPr>
                <w:rFonts w:ascii="Arial" w:hAnsi="Arial" w:cs="Arial"/>
              </w:rPr>
              <w:t>tipo_real</w:t>
            </w:r>
            <w:r w:rsidRPr="00202E70">
              <w:rPr>
                <w:rFonts w:ascii="Arial" w:hAnsi="Arial" w:cs="Arial"/>
              </w:rPr>
              <w:t>l()</w:t>
            </w:r>
          </w:p>
          <w:p w14:paraId="0FA97C1A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bool</w:t>
            </w:r>
          </w:p>
          <w:p w14:paraId="740AAC5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 xml:space="preserve">Tipo.a = </w:t>
            </w:r>
            <w:r>
              <w:rPr>
                <w:rFonts w:ascii="Arial" w:hAnsi="Arial" w:cs="Arial"/>
              </w:rPr>
              <w:t>tipo_</w:t>
            </w:r>
            <w:r w:rsidRPr="00202E70">
              <w:rPr>
                <w:rFonts w:ascii="Arial" w:hAnsi="Arial" w:cs="Arial"/>
              </w:rPr>
              <w:t>bool()</w:t>
            </w:r>
          </w:p>
          <w:p w14:paraId="5882569A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string</w:t>
            </w:r>
          </w:p>
          <w:p w14:paraId="1B41396D" w14:textId="77777777" w:rsidR="00EF5C6C" w:rsidRPr="00202E70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 xml:space="preserve">Tipo.a = </w:t>
            </w:r>
            <w:r>
              <w:rPr>
                <w:rFonts w:ascii="Arial" w:hAnsi="Arial" w:cs="Arial"/>
              </w:rPr>
              <w:t>tipo_string</w:t>
            </w:r>
            <w:r w:rsidRPr="00202E70">
              <w:rPr>
                <w:rFonts w:ascii="Arial" w:hAnsi="Arial" w:cs="Arial"/>
              </w:rPr>
              <w:t>()</w:t>
            </w:r>
          </w:p>
          <w:p w14:paraId="3044B828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57599ACA" w14:textId="77777777" w:rsidR="00EF5C6C" w:rsidRPr="00202E70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>Tipo.a = tipo_id(</w:t>
            </w:r>
            <w:r w:rsidRPr="00202E70">
              <w:rPr>
                <w:rFonts w:ascii="Arial" w:hAnsi="Arial" w:cs="Arial"/>
                <w:b/>
                <w:bCs/>
              </w:rPr>
              <w:t>identificador</w:t>
            </w:r>
            <w:r w:rsidRPr="00202E70">
              <w:rPr>
                <w:rFonts w:ascii="Arial" w:hAnsi="Arial" w:cs="Arial"/>
              </w:rPr>
              <w:t>.lexema)</w:t>
            </w:r>
          </w:p>
          <w:p w14:paraId="2394236E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D4050E">
              <w:rPr>
                <w:rFonts w:ascii="Arial" w:hAnsi="Arial" w:cs="Arial"/>
              </w:rPr>
              <w:t>Tipo</w:t>
            </w:r>
          </w:p>
          <w:p w14:paraId="052009F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Tipo.a = tipo_array(</w:t>
            </w:r>
            <w:r w:rsidRPr="00202E70">
              <w:rPr>
                <w:rFonts w:ascii="Arial" w:hAnsi="Arial" w:cs="Arial"/>
                <w:b/>
                <w:bCs/>
              </w:rPr>
              <w:t>numEnt</w:t>
            </w:r>
            <w:r>
              <w:rPr>
                <w:rFonts w:ascii="Arial" w:hAnsi="Arial" w:cs="Arial"/>
              </w:rPr>
              <w:t>.lexema, Tipo.a)</w:t>
            </w:r>
          </w:p>
          <w:p w14:paraId="392AAB0F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  <w:u w:val="single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record { </w:t>
            </w:r>
            <w:r w:rsidRPr="00D4050E">
              <w:rPr>
                <w:rFonts w:ascii="Arial" w:hAnsi="Arial" w:cs="Arial"/>
              </w:rPr>
              <w:t xml:space="preserve">LCampos </w:t>
            </w:r>
            <w:r w:rsidRPr="00D4050E">
              <w:rPr>
                <w:rFonts w:ascii="Arial" w:hAnsi="Arial" w:cs="Arial"/>
                <w:b/>
                <w:bCs/>
              </w:rPr>
              <w:t>}</w:t>
            </w:r>
          </w:p>
          <w:p w14:paraId="34F13AFD" w14:textId="77777777" w:rsidR="00EF5C6C" w:rsidRPr="00202E70" w:rsidRDefault="00EF5C6C" w:rsidP="00EF5C6C">
            <w:pPr>
              <w:rPr>
                <w:rFonts w:ascii="Arial" w:hAnsi="Arial" w:cs="Arial"/>
              </w:rPr>
            </w:pPr>
            <w:r w:rsidRPr="00202E70">
              <w:rPr>
                <w:rFonts w:ascii="Arial" w:hAnsi="Arial" w:cs="Arial"/>
              </w:rPr>
              <w:t xml:space="preserve">   Tipo.a = </w:t>
            </w:r>
            <w:r>
              <w:rPr>
                <w:rFonts w:ascii="Arial" w:hAnsi="Arial" w:cs="Arial"/>
              </w:rPr>
              <w:t>tipo_record(LCampos.a)</w:t>
            </w:r>
          </w:p>
          <w:p w14:paraId="2570BBE7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70E54509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 xml:space="preserve">LCampos -&gt; LCampos </w:t>
            </w:r>
            <w:r w:rsidRPr="001C6C9C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1C6C9C">
              <w:rPr>
                <w:rFonts w:ascii="Arial" w:hAnsi="Arial" w:cs="Arial"/>
                <w:highlight w:val="yellow"/>
              </w:rPr>
              <w:t xml:space="preserve"> Campo</w:t>
            </w:r>
          </w:p>
          <w:p w14:paraId="26966C59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 xml:space="preserve">   LCampos</w:t>
            </w:r>
            <w:r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1C6C9C">
              <w:rPr>
                <w:rFonts w:ascii="Arial" w:hAnsi="Arial" w:cs="Arial"/>
                <w:highlight w:val="yellow"/>
              </w:rPr>
              <w:t>.a = lcampos_muchos(LCampos</w:t>
            </w:r>
            <w:r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1C6C9C">
              <w:rPr>
                <w:rFonts w:ascii="Arial" w:hAnsi="Arial" w:cs="Arial"/>
                <w:highlight w:val="yellow"/>
              </w:rPr>
              <w:t>.a, Campo.a)</w:t>
            </w:r>
          </w:p>
          <w:p w14:paraId="73C75265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LCampos -&gt; Campo</w:t>
            </w:r>
          </w:p>
          <w:p w14:paraId="40B0D22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1C6C9C">
              <w:rPr>
                <w:rFonts w:ascii="Arial" w:hAnsi="Arial" w:cs="Arial"/>
                <w:highlight w:val="yellow"/>
              </w:rPr>
              <w:t xml:space="preserve">   LCampos.a = lcampos_1(Campo.a)</w:t>
            </w:r>
          </w:p>
          <w:p w14:paraId="5A7AAD2E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2F52B273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Campo -&gt; 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1294BF78" w14:textId="77777777" w:rsidR="00EF5C6C" w:rsidRPr="00202E70" w:rsidRDefault="00EF5C6C" w:rsidP="00EF5C6C"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 xml:space="preserve">Campo.a = campo(Tipo.a, </w:t>
            </w:r>
            <w:r w:rsidRPr="00202E70">
              <w:rPr>
                <w:rFonts w:ascii="Arial" w:hAnsi="Arial" w:cs="Arial"/>
                <w:b/>
                <w:bCs/>
              </w:rPr>
              <w:t>identificador</w:t>
            </w:r>
            <w:r w:rsidRPr="00202E70">
              <w:rPr>
                <w:rFonts w:ascii="Arial" w:hAnsi="Arial" w:cs="Arial"/>
              </w:rPr>
              <w:t xml:space="preserve">.lexema) </w:t>
            </w:r>
          </w:p>
          <w:p w14:paraId="6F822254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pointer </w:t>
            </w:r>
            <w:r w:rsidRPr="00D4050E">
              <w:rPr>
                <w:rFonts w:ascii="Arial" w:hAnsi="Arial" w:cs="Arial"/>
              </w:rPr>
              <w:t>Tipo</w:t>
            </w:r>
          </w:p>
          <w:p w14:paraId="6E6BD225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Tipo.a = tipo_pointer(Tipo.a)</w:t>
            </w:r>
          </w:p>
          <w:p w14:paraId="3969C95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2A5E81E6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PInstrucciones -&gt; LIns</w:t>
            </w:r>
          </w:p>
          <w:p w14:paraId="06AA263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Pinstrucciones.a = LIns.a</w:t>
            </w:r>
          </w:p>
          <w:p w14:paraId="48895876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8137517" w14:textId="77777777" w:rsidR="00EF5C6C" w:rsidRPr="00172E7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LIns -&gt; LIns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172E7D">
              <w:rPr>
                <w:rFonts w:ascii="Arial" w:hAnsi="Arial" w:cs="Arial"/>
                <w:highlight w:val="yellow"/>
              </w:rPr>
              <w:t xml:space="preserve"> Ins</w:t>
            </w:r>
          </w:p>
          <w:p w14:paraId="7D7FE578" w14:textId="77777777" w:rsidR="00EF5C6C" w:rsidRPr="00172E7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   LIns</w:t>
            </w:r>
            <w:r w:rsidRPr="00172E7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172E7D">
              <w:rPr>
                <w:rFonts w:ascii="Arial" w:hAnsi="Arial" w:cs="Arial"/>
                <w:highlight w:val="yellow"/>
              </w:rPr>
              <w:t>.a = ins_muchas(Lins</w:t>
            </w:r>
            <w:r w:rsidRPr="00172E7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172E7D">
              <w:rPr>
                <w:rFonts w:ascii="Arial" w:hAnsi="Arial" w:cs="Arial"/>
                <w:highlight w:val="yellow"/>
              </w:rPr>
              <w:t>.a, Ins.a)</w:t>
            </w:r>
          </w:p>
          <w:p w14:paraId="2E931EF0" w14:textId="77777777" w:rsidR="00EF5C6C" w:rsidRPr="00172E7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72E7D">
              <w:rPr>
                <w:rFonts w:ascii="Arial" w:hAnsi="Arial" w:cs="Arial"/>
                <w:highlight w:val="yellow"/>
              </w:rPr>
              <w:t>LIns -&gt; Ins</w:t>
            </w:r>
          </w:p>
          <w:p w14:paraId="5D1697D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   Lins.a = ins_1(Ins.a)</w:t>
            </w:r>
          </w:p>
          <w:p w14:paraId="46CC8F0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09759D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395EF263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E0 </w:t>
            </w:r>
            <w:r w:rsidRPr="00D4050E">
              <w:rPr>
                <w:rFonts w:ascii="Arial" w:hAnsi="Arial" w:cs="Arial"/>
                <w:b/>
                <w:bCs/>
              </w:rPr>
              <w:t>=</w:t>
            </w:r>
            <w:r w:rsidRPr="00D4050E">
              <w:rPr>
                <w:rFonts w:ascii="Arial" w:hAnsi="Arial" w:cs="Arial"/>
              </w:rPr>
              <w:t xml:space="preserve"> E0</w:t>
            </w:r>
          </w:p>
          <w:p w14:paraId="0A8592EA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ins_asignacion(E0</w:t>
            </w:r>
            <w:r>
              <w:rPr>
                <w:rFonts w:ascii="Arial" w:hAnsi="Arial" w:cs="Arial"/>
                <w:vertAlign w:val="subscript"/>
              </w:rPr>
              <w:t>0</w:t>
            </w:r>
            <w:r>
              <w:rPr>
                <w:rFonts w:ascii="Arial" w:hAnsi="Arial" w:cs="Arial"/>
              </w:rPr>
              <w:t>.a, E0</w:t>
            </w:r>
            <w:r>
              <w:rPr>
                <w:rFonts w:ascii="Arial" w:hAnsi="Arial" w:cs="Arial"/>
                <w:vertAlign w:val="subscript"/>
              </w:rPr>
              <w:t>1</w:t>
            </w:r>
            <w:r>
              <w:rPr>
                <w:rFonts w:ascii="Arial" w:hAnsi="Arial" w:cs="Arial"/>
              </w:rPr>
              <w:t>.a)</w:t>
            </w:r>
          </w:p>
          <w:p w14:paraId="4161D16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60AB57AC" w14:textId="77777777" w:rsidR="00EF5C6C" w:rsidRPr="00172E7D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Ins -&gt;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if </w:t>
            </w:r>
            <w:r w:rsidRPr="00172E7D">
              <w:rPr>
                <w:rFonts w:ascii="Arial" w:hAnsi="Arial" w:cs="Arial"/>
                <w:highlight w:val="yellow"/>
              </w:rPr>
              <w:t xml:space="preserve">E0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then </w:t>
            </w:r>
            <w:r w:rsidRPr="00172E7D">
              <w:rPr>
                <w:rFonts w:ascii="Arial" w:hAnsi="Arial" w:cs="Arial"/>
                <w:highlight w:val="yellow"/>
              </w:rPr>
              <w:t xml:space="preserve">LInsV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>endif</w:t>
            </w:r>
          </w:p>
          <w:p w14:paraId="284F59F9" w14:textId="77777777" w:rsidR="00EF5C6C" w:rsidRPr="00172E7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   </w:t>
            </w:r>
            <w:r w:rsidRPr="00172E7D">
              <w:rPr>
                <w:rFonts w:ascii="Arial" w:hAnsi="Arial" w:cs="Arial"/>
                <w:highlight w:val="yellow"/>
              </w:rPr>
              <w:t>Ins.a = ins_if(E0.a, LInsV.a)</w:t>
            </w:r>
          </w:p>
          <w:p w14:paraId="073B5BEF" w14:textId="77777777" w:rsidR="00EF5C6C" w:rsidRPr="00172E7D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Ins -&gt;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if </w:t>
            </w:r>
            <w:r w:rsidRPr="00172E7D">
              <w:rPr>
                <w:rFonts w:ascii="Arial" w:hAnsi="Arial" w:cs="Arial"/>
                <w:highlight w:val="yellow"/>
              </w:rPr>
              <w:t xml:space="preserve">E0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then </w:t>
            </w:r>
            <w:r w:rsidRPr="00172E7D">
              <w:rPr>
                <w:rFonts w:ascii="Arial" w:hAnsi="Arial" w:cs="Arial"/>
                <w:highlight w:val="yellow"/>
              </w:rPr>
              <w:t xml:space="preserve">LinsV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else </w:t>
            </w:r>
            <w:r w:rsidRPr="00172E7D">
              <w:rPr>
                <w:rFonts w:ascii="Arial" w:hAnsi="Arial" w:cs="Arial"/>
                <w:highlight w:val="yellow"/>
              </w:rPr>
              <w:t>LInsV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 endif</w:t>
            </w:r>
          </w:p>
          <w:p w14:paraId="0B429554" w14:textId="77777777" w:rsidR="00EF5C6C" w:rsidRPr="00172E7D" w:rsidRDefault="00EF5C6C" w:rsidP="00EF5C6C">
            <w:pPr>
              <w:rPr>
                <w:rFonts w:ascii="Arial" w:hAnsi="Arial" w:cs="Arial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   Ins.a = ins_if_else(E0.a, LInsV</w:t>
            </w:r>
            <w:r w:rsidRPr="00172E7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172E7D">
              <w:rPr>
                <w:rFonts w:ascii="Arial" w:hAnsi="Arial" w:cs="Arial"/>
                <w:highlight w:val="yellow"/>
              </w:rPr>
              <w:t>.a, LInsV.a)</w:t>
            </w:r>
          </w:p>
          <w:p w14:paraId="14675F28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CBA3861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while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 xml:space="preserve">do </w:t>
            </w:r>
            <w:r>
              <w:rPr>
                <w:rFonts w:ascii="Arial" w:hAnsi="Arial" w:cs="Arial"/>
              </w:rPr>
              <w:t>LInsV</w:t>
            </w:r>
            <w:r w:rsidRPr="00D4050E">
              <w:rPr>
                <w:rFonts w:ascii="Arial" w:hAnsi="Arial" w:cs="Arial"/>
                <w:b/>
                <w:bCs/>
              </w:rPr>
              <w:t xml:space="preserve"> endwhile</w:t>
            </w:r>
          </w:p>
          <w:p w14:paraId="6F11B994" w14:textId="77777777" w:rsidR="00EF5C6C" w:rsidRPr="00172E7D" w:rsidRDefault="00EF5C6C" w:rsidP="00EF5C6C">
            <w:pPr>
              <w:rPr>
                <w:rFonts w:ascii="Arial" w:hAnsi="Arial" w:cs="Arial"/>
              </w:rPr>
            </w:pPr>
            <w:r w:rsidRPr="00172E7D">
              <w:rPr>
                <w:rFonts w:ascii="Arial" w:hAnsi="Arial" w:cs="Arial"/>
              </w:rPr>
              <w:t xml:space="preserve">   Ins.a</w:t>
            </w:r>
            <w:r>
              <w:rPr>
                <w:rFonts w:ascii="Arial" w:hAnsi="Arial" w:cs="Arial"/>
              </w:rPr>
              <w:t xml:space="preserve"> = ins_while(E0.a, LInsV.a)</w:t>
            </w:r>
          </w:p>
          <w:p w14:paraId="16094287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7C49EDE9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LinsV -&gt; LInsV </w:t>
            </w:r>
            <w:r w:rsidRPr="00C3593D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C3593D">
              <w:rPr>
                <w:rFonts w:ascii="Arial" w:hAnsi="Arial" w:cs="Arial"/>
                <w:highlight w:val="yellow"/>
              </w:rPr>
              <w:t xml:space="preserve"> Ins</w:t>
            </w:r>
          </w:p>
          <w:p w14:paraId="3B38FEAD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   LinsV</w:t>
            </w:r>
            <w:r w:rsidRPr="00C359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C3593D">
              <w:rPr>
                <w:rFonts w:ascii="Arial" w:hAnsi="Arial" w:cs="Arial"/>
                <w:highlight w:val="yellow"/>
              </w:rPr>
              <w:t>.a = lins</w:t>
            </w:r>
            <w:r>
              <w:rPr>
                <w:rFonts w:ascii="Arial" w:hAnsi="Arial" w:cs="Arial"/>
                <w:highlight w:val="yellow"/>
              </w:rPr>
              <w:t>v</w:t>
            </w:r>
            <w:r w:rsidRPr="00C3593D">
              <w:rPr>
                <w:rFonts w:ascii="Arial" w:hAnsi="Arial" w:cs="Arial"/>
                <w:highlight w:val="yellow"/>
              </w:rPr>
              <w:t>_muchas(LinsV</w:t>
            </w:r>
            <w:r w:rsidRPr="00C359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C3593D">
              <w:rPr>
                <w:rFonts w:ascii="Arial" w:hAnsi="Arial" w:cs="Arial"/>
                <w:highlight w:val="yellow"/>
              </w:rPr>
              <w:t>.a, Ins.a)</w:t>
            </w:r>
          </w:p>
          <w:p w14:paraId="148F1695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>LinsV -&gt; Ins</w:t>
            </w:r>
          </w:p>
          <w:p w14:paraId="5061FC8A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   LinsV.a = lins</w:t>
            </w:r>
            <w:r>
              <w:rPr>
                <w:rFonts w:ascii="Arial" w:hAnsi="Arial" w:cs="Arial"/>
                <w:highlight w:val="yellow"/>
              </w:rPr>
              <w:t>v</w:t>
            </w:r>
            <w:r w:rsidRPr="00C3593D">
              <w:rPr>
                <w:rFonts w:ascii="Arial" w:hAnsi="Arial" w:cs="Arial"/>
                <w:highlight w:val="yellow"/>
              </w:rPr>
              <w:t>_1(Ins.a)</w:t>
            </w:r>
          </w:p>
          <w:p w14:paraId="5A220CA1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>LinsV -&gt; ε</w:t>
            </w:r>
          </w:p>
          <w:p w14:paraId="674B55C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   LinsV.a = </w:t>
            </w:r>
            <w:r w:rsidRPr="007D54EC">
              <w:rPr>
                <w:rFonts w:ascii="Arial" w:hAnsi="Arial" w:cs="Arial"/>
                <w:b/>
                <w:bCs/>
                <w:highlight w:val="green"/>
              </w:rPr>
              <w:t>null</w:t>
            </w:r>
          </w:p>
          <w:p w14:paraId="5027871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7767398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read </w:t>
            </w:r>
            <w:r w:rsidRPr="00D4050E">
              <w:rPr>
                <w:rFonts w:ascii="Arial" w:hAnsi="Arial" w:cs="Arial"/>
              </w:rPr>
              <w:t>E0</w:t>
            </w:r>
          </w:p>
          <w:p w14:paraId="363D59D3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ins_read(E0.a)</w:t>
            </w:r>
          </w:p>
          <w:p w14:paraId="6AABB1B1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write </w:t>
            </w:r>
            <w:r w:rsidRPr="00D4050E">
              <w:rPr>
                <w:rFonts w:ascii="Arial" w:hAnsi="Arial" w:cs="Arial"/>
              </w:rPr>
              <w:t>E0</w:t>
            </w:r>
          </w:p>
          <w:p w14:paraId="57CCBC6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ins_write(E0.a)</w:t>
            </w:r>
          </w:p>
          <w:p w14:paraId="6465755E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>nl</w:t>
            </w:r>
          </w:p>
          <w:p w14:paraId="235473D6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   Ins.a = ins_nl()</w:t>
            </w:r>
          </w:p>
          <w:p w14:paraId="79ECA6AA" w14:textId="77777777" w:rsidR="00EF5C6C" w:rsidRDefault="00EF5C6C" w:rsidP="00EF5C6C">
            <w:pPr>
              <w:rPr>
                <w:rFonts w:ascii="Arial" w:hAnsi="Arial" w:cs="Arial"/>
              </w:rPr>
            </w:pPr>
          </w:p>
          <w:p w14:paraId="06C2C45E" w14:textId="77777777" w:rsidR="00EF5C6C" w:rsidRDefault="00EF5C6C" w:rsidP="00EF5C6C">
            <w:pPr>
              <w:rPr>
                <w:rFonts w:ascii="Arial" w:hAnsi="Arial" w:cs="Arial"/>
              </w:rPr>
            </w:pPr>
          </w:p>
          <w:p w14:paraId="78F40052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lastRenderedPageBreak/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new </w:t>
            </w:r>
            <w:r w:rsidRPr="00D4050E">
              <w:rPr>
                <w:rFonts w:ascii="Arial" w:hAnsi="Arial" w:cs="Arial"/>
              </w:rPr>
              <w:t>E0</w:t>
            </w:r>
          </w:p>
          <w:p w14:paraId="43BD302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ins_new(E0.a)</w:t>
            </w:r>
          </w:p>
          <w:p w14:paraId="4BECB3B6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delete </w:t>
            </w:r>
            <w:r w:rsidRPr="00D4050E">
              <w:rPr>
                <w:rFonts w:ascii="Arial" w:hAnsi="Arial" w:cs="Arial"/>
              </w:rPr>
              <w:t>E0</w:t>
            </w:r>
          </w:p>
          <w:p w14:paraId="52B736C4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ins_delete(E0.a)</w:t>
            </w:r>
          </w:p>
          <w:p w14:paraId="59BCDB63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D4050E">
              <w:rPr>
                <w:rFonts w:ascii="Arial" w:hAnsi="Arial" w:cs="Arial"/>
              </w:rPr>
              <w:t xml:space="preserve">LParamsReales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3D394B2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>Ins.a = ins_call(</w:t>
            </w:r>
            <w:r>
              <w:rPr>
                <w:rFonts w:ascii="Arial" w:hAnsi="Arial" w:cs="Arial"/>
                <w:b/>
                <w:bCs/>
              </w:rPr>
              <w:t>identificador</w:t>
            </w:r>
            <w:r>
              <w:rPr>
                <w:rFonts w:ascii="Arial" w:hAnsi="Arial" w:cs="Arial"/>
              </w:rPr>
              <w:t>.lexema, LParamsReales.a)</w:t>
            </w:r>
          </w:p>
          <w:p w14:paraId="5A05812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 </w:t>
            </w:r>
          </w:p>
          <w:p w14:paraId="20393294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LParamsReales -&gt; LParamsReales </w:t>
            </w:r>
            <w:r w:rsidRPr="00C3593D">
              <w:rPr>
                <w:rFonts w:ascii="Arial" w:hAnsi="Arial" w:cs="Arial"/>
                <w:b/>
                <w:bCs/>
                <w:highlight w:val="yellow"/>
              </w:rPr>
              <w:t>,</w:t>
            </w:r>
            <w:r w:rsidRPr="00C3593D">
              <w:rPr>
                <w:rFonts w:ascii="Arial" w:hAnsi="Arial" w:cs="Arial"/>
                <w:highlight w:val="yellow"/>
              </w:rPr>
              <w:t xml:space="preserve"> E0</w:t>
            </w:r>
          </w:p>
          <w:p w14:paraId="4D561714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   LParamsReales</w:t>
            </w:r>
            <w:r w:rsidRPr="00C3593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C3593D">
              <w:rPr>
                <w:rFonts w:ascii="Arial" w:hAnsi="Arial" w:cs="Arial"/>
                <w:highlight w:val="yellow"/>
              </w:rPr>
              <w:t>.a = preales_muc(LParamsReales</w:t>
            </w:r>
            <w:r w:rsidRPr="00C3593D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C3593D">
              <w:rPr>
                <w:rFonts w:ascii="Arial" w:hAnsi="Arial" w:cs="Arial"/>
                <w:highlight w:val="yellow"/>
              </w:rPr>
              <w:t>.a, E0.a)</w:t>
            </w:r>
          </w:p>
          <w:p w14:paraId="7AC046C2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>LParamsReales -&gt; E0</w:t>
            </w:r>
          </w:p>
          <w:p w14:paraId="3D678147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   LParamsReales.a = preales_1 (E0.a)</w:t>
            </w:r>
          </w:p>
          <w:p w14:paraId="46D763EC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C3593D">
              <w:rPr>
                <w:rFonts w:ascii="Arial" w:hAnsi="Arial" w:cs="Arial"/>
                <w:highlight w:val="yellow"/>
              </w:rPr>
              <w:t>LParamsReales -&gt; ε</w:t>
            </w:r>
          </w:p>
          <w:p w14:paraId="50213A7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C3593D">
              <w:rPr>
                <w:rFonts w:ascii="Arial" w:hAnsi="Arial" w:cs="Arial"/>
                <w:highlight w:val="yellow"/>
              </w:rPr>
              <w:t xml:space="preserve">   LParamsReales.a = </w:t>
            </w:r>
            <w:r w:rsidRPr="002C04DC">
              <w:rPr>
                <w:rFonts w:ascii="Arial" w:hAnsi="Arial" w:cs="Arial"/>
                <w:b/>
                <w:bCs/>
                <w:highlight w:val="green"/>
              </w:rPr>
              <w:t>null</w:t>
            </w:r>
          </w:p>
          <w:p w14:paraId="25CD9A83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BAD69E8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Ins -&gt; Bloque</w:t>
            </w:r>
          </w:p>
          <w:p w14:paraId="26C4CCB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ins_bloque(Bloque.a)</w:t>
            </w:r>
          </w:p>
          <w:p w14:paraId="66EE3D6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CB59538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 xml:space="preserve">E0 -&gt; E1 </w:t>
            </w:r>
            <w:r w:rsidRPr="001C6C9C">
              <w:rPr>
                <w:rFonts w:ascii="Arial" w:hAnsi="Arial" w:cs="Arial"/>
                <w:b/>
                <w:bCs/>
                <w:highlight w:val="yellow"/>
              </w:rPr>
              <w:t xml:space="preserve">+ </w:t>
            </w:r>
            <w:r w:rsidRPr="001C6C9C">
              <w:rPr>
                <w:rFonts w:ascii="Arial" w:hAnsi="Arial" w:cs="Arial"/>
                <w:highlight w:val="yellow"/>
              </w:rPr>
              <w:t>E0</w:t>
            </w:r>
          </w:p>
          <w:p w14:paraId="3D2A5D29" w14:textId="77777777" w:rsidR="00EF5C6C" w:rsidRPr="00C3593D" w:rsidRDefault="00EF5C6C" w:rsidP="00EF5C6C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highlight w:val="yellow"/>
              </w:rPr>
              <w:t xml:space="preserve">   E0</w:t>
            </w:r>
            <w:r>
              <w:rPr>
                <w:rFonts w:ascii="Arial" w:hAnsi="Arial" w:cs="Arial"/>
                <w:highlight w:val="yellow"/>
                <w:vertAlign w:val="subscript"/>
              </w:rPr>
              <w:t>0</w:t>
            </w:r>
            <w:r>
              <w:rPr>
                <w:rFonts w:ascii="Arial" w:hAnsi="Arial" w:cs="Arial"/>
                <w:highlight w:val="yellow"/>
              </w:rPr>
              <w:t>.a = suma(E1.a, E0</w:t>
            </w:r>
            <w:r>
              <w:rPr>
                <w:rFonts w:ascii="Arial" w:hAnsi="Arial" w:cs="Arial"/>
                <w:highlight w:val="yellow"/>
                <w:vertAlign w:val="subscript"/>
              </w:rPr>
              <w:t>1</w:t>
            </w:r>
            <w:r>
              <w:rPr>
                <w:rFonts w:ascii="Arial" w:hAnsi="Arial" w:cs="Arial"/>
                <w:highlight w:val="yellow"/>
              </w:rPr>
              <w:t>.a)</w:t>
            </w:r>
          </w:p>
          <w:p w14:paraId="1D44C33E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 xml:space="preserve">E0 -&gt; E1 </w:t>
            </w:r>
            <w:r w:rsidRPr="001C6C9C">
              <w:rPr>
                <w:rFonts w:ascii="Arial" w:hAnsi="Arial" w:cs="Arial"/>
                <w:highlight w:val="yellow"/>
              </w:rPr>
              <w:softHyphen/>
            </w:r>
            <w:r w:rsidRPr="001C6C9C">
              <w:rPr>
                <w:rFonts w:ascii="Arial" w:hAnsi="Arial" w:cs="Arial"/>
                <w:b/>
                <w:bCs/>
                <w:highlight w:val="yellow"/>
              </w:rPr>
              <w:t xml:space="preserve">- </w:t>
            </w:r>
            <w:r w:rsidRPr="001C6C9C">
              <w:rPr>
                <w:rFonts w:ascii="Arial" w:hAnsi="Arial" w:cs="Arial"/>
                <w:b/>
                <w:bCs/>
                <w:highlight w:val="yellow"/>
              </w:rPr>
              <w:softHyphen/>
            </w:r>
            <w:r w:rsidRPr="001C6C9C">
              <w:rPr>
                <w:rFonts w:ascii="Arial" w:hAnsi="Arial" w:cs="Arial"/>
                <w:highlight w:val="yellow"/>
              </w:rPr>
              <w:t>E1</w:t>
            </w:r>
          </w:p>
          <w:p w14:paraId="7202D0BA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highlight w:val="yellow"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E0.a = resta(E1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710E5A0A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E0 -&gt; E1</w:t>
            </w:r>
          </w:p>
          <w:p w14:paraId="4EA1362E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highlight w:val="yellow"/>
              </w:rPr>
              <w:t xml:space="preserve">   E0.a = E1.a</w:t>
            </w:r>
          </w:p>
          <w:p w14:paraId="19A868FE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6CD0896D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1734FA6F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E1 -&gt; E1 OpN1 E2</w:t>
            </w:r>
          </w:p>
          <w:p w14:paraId="66783416" w14:textId="77777777" w:rsidR="00EF5C6C" w:rsidRPr="00C3593D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>
              <w:rPr>
                <w:rFonts w:ascii="Arial" w:hAnsi="Arial" w:cs="Arial"/>
                <w:highlight w:val="yellow"/>
              </w:rPr>
              <w:t xml:space="preserve">  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exp(OpN1.op,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E2.a)</w:t>
            </w:r>
          </w:p>
          <w:p w14:paraId="2C731FF0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E1 -&gt; E2</w:t>
            </w:r>
          </w:p>
          <w:p w14:paraId="579CFBE6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highlight w:val="yellow"/>
              </w:rPr>
              <w:t xml:space="preserve">   E1.a = E2.a</w:t>
            </w:r>
          </w:p>
          <w:p w14:paraId="3C788BDC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779A4093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73AC3671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30B194BF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E2 -&gt; E2 OpN2 E3</w:t>
            </w:r>
          </w:p>
          <w:p w14:paraId="27A43B6E" w14:textId="77777777" w:rsidR="00EF5C6C" w:rsidRPr="001253C1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>
              <w:rPr>
                <w:rFonts w:ascii="Arial" w:hAnsi="Arial" w:cs="Arial"/>
                <w:highlight w:val="yellow"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E2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exp(OpN2.op, E2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E3.a)</w:t>
            </w:r>
          </w:p>
          <w:p w14:paraId="6288AED8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E2 -&gt; E3</w:t>
            </w:r>
          </w:p>
          <w:p w14:paraId="30A8840A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highlight w:val="yellow"/>
              </w:rPr>
              <w:t xml:space="preserve">   E2.a = E3.a</w:t>
            </w:r>
          </w:p>
          <w:p w14:paraId="4BDE38DE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27387032" w14:textId="77777777" w:rsidR="00EF5C6C" w:rsidRPr="001C6C9C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3B34F5F2" w14:textId="77777777" w:rsidR="00EF5C6C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1C6C9C">
              <w:rPr>
                <w:rFonts w:ascii="Arial" w:hAnsi="Arial" w:cs="Arial"/>
                <w:highlight w:val="yellow"/>
              </w:rPr>
              <w:t>E3 -&gt; E4 OpN3 E4</w:t>
            </w:r>
          </w:p>
          <w:p w14:paraId="79CC1F33" w14:textId="77777777" w:rsidR="00EF5C6C" w:rsidRPr="00A76E2E" w:rsidRDefault="00EF5C6C" w:rsidP="00EF5C6C">
            <w:pPr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highlight w:val="yellow"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E</w:t>
            </w:r>
            <w:r>
              <w:rPr>
                <w:rFonts w:ascii="Arial" w:hAnsi="Arial" w:cs="Arial"/>
                <w:highlight w:val="yellow"/>
                <w:lang w:val="es"/>
              </w:rPr>
              <w:t>3</w:t>
            </w:r>
            <w:r w:rsidRPr="00A76E2E">
              <w:rPr>
                <w:rFonts w:ascii="Arial" w:hAnsi="Arial" w:cs="Arial"/>
                <w:highlight w:val="yellow"/>
                <w:lang w:val="es"/>
              </w:rPr>
              <w:t>.a = exp(OpN3.op, E4</w:t>
            </w:r>
            <w:r w:rsidRPr="00A76E2E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76E2E">
              <w:rPr>
                <w:rFonts w:ascii="Arial" w:hAnsi="Arial" w:cs="Arial"/>
                <w:highlight w:val="yellow"/>
                <w:lang w:val="es"/>
              </w:rPr>
              <w:t>.a, E4</w:t>
            </w:r>
            <w:r w:rsidRPr="00A76E2E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76E2E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26D5E303" w14:textId="77777777" w:rsidR="00EF5C6C" w:rsidRPr="00A76E2E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A76E2E">
              <w:rPr>
                <w:rFonts w:ascii="Arial" w:hAnsi="Arial" w:cs="Arial"/>
                <w:highlight w:val="yellow"/>
              </w:rPr>
              <w:t>E3 -&gt; E4</w:t>
            </w:r>
          </w:p>
          <w:p w14:paraId="7672AAC0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 w:rsidRPr="00A76E2E">
              <w:rPr>
                <w:rFonts w:ascii="Arial" w:hAnsi="Arial" w:cs="Arial"/>
                <w:highlight w:val="yellow"/>
              </w:rPr>
              <w:t xml:space="preserve">  E3.a = E4.a</w:t>
            </w:r>
          </w:p>
          <w:p w14:paraId="280D7E9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28BE1DA1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20837ADD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E4 -&gt; </w:t>
            </w:r>
            <w:r w:rsidRPr="00D4050E">
              <w:rPr>
                <w:rFonts w:ascii="Arial" w:hAnsi="Arial" w:cs="Arial"/>
                <w:b/>
                <w:bCs/>
              </w:rPr>
              <w:t xml:space="preserve">- </w:t>
            </w:r>
            <w:r w:rsidRPr="00D4050E">
              <w:rPr>
                <w:rFonts w:ascii="Arial" w:hAnsi="Arial" w:cs="Arial"/>
              </w:rPr>
              <w:t>E5</w:t>
            </w:r>
          </w:p>
          <w:p w14:paraId="6F0D2DCC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E4.a = menos(E5.a)</w:t>
            </w:r>
          </w:p>
          <w:p w14:paraId="67A2F02E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E4 -&gt; </w:t>
            </w:r>
            <w:r w:rsidRPr="00D4050E">
              <w:rPr>
                <w:rFonts w:ascii="Arial" w:hAnsi="Arial" w:cs="Arial"/>
                <w:b/>
                <w:bCs/>
              </w:rPr>
              <w:t xml:space="preserve">not </w:t>
            </w:r>
            <w:r w:rsidRPr="00D4050E">
              <w:rPr>
                <w:rFonts w:ascii="Arial" w:hAnsi="Arial" w:cs="Arial"/>
              </w:rPr>
              <w:t>E4</w:t>
            </w:r>
          </w:p>
          <w:p w14:paraId="70E50553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lang w:val="es"/>
              </w:rPr>
              <w:t>.a = not(E4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lang w:val="es"/>
              </w:rPr>
              <w:t>.a)</w:t>
            </w:r>
          </w:p>
          <w:p w14:paraId="1D0A4195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E4 -&gt; E5</w:t>
            </w:r>
          </w:p>
          <w:p w14:paraId="2D82B17E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E4.a = E5.a</w:t>
            </w:r>
          </w:p>
          <w:p w14:paraId="09E009BD" w14:textId="77777777" w:rsidR="00EF5C6C" w:rsidRDefault="00EF5C6C" w:rsidP="00EF5C6C">
            <w:pPr>
              <w:rPr>
                <w:rFonts w:ascii="Arial" w:hAnsi="Arial" w:cs="Arial"/>
              </w:rPr>
            </w:pPr>
          </w:p>
          <w:p w14:paraId="72E25EC4" w14:textId="77777777" w:rsidR="00EF5C6C" w:rsidRPr="00BA7782" w:rsidRDefault="00EF5C6C" w:rsidP="00EF5C6C">
            <w:pPr>
              <w:rPr>
                <w:rFonts w:ascii="Arial" w:hAnsi="Arial" w:cs="Arial"/>
                <w:b/>
                <w:bCs/>
                <w:color w:val="FF0000"/>
                <w:highlight w:val="yellow"/>
              </w:rPr>
            </w:pPr>
            <w:r w:rsidRPr="00BA7782">
              <w:rPr>
                <w:rFonts w:ascii="Arial" w:hAnsi="Arial" w:cs="Arial"/>
                <w:color w:val="FF0000"/>
                <w:highlight w:val="yellow"/>
              </w:rPr>
              <w:t xml:space="preserve">E5 -&gt; E5 </w:t>
            </w:r>
            <w:r w:rsidRPr="00BA7782">
              <w:rPr>
                <w:rFonts w:ascii="Arial" w:hAnsi="Arial" w:cs="Arial"/>
                <w:b/>
                <w:bCs/>
                <w:color w:val="FF0000"/>
                <w:highlight w:val="yellow"/>
              </w:rPr>
              <w:t xml:space="preserve">[ 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 xml:space="preserve">E0 </w:t>
            </w:r>
            <w:r w:rsidRPr="00BA7782">
              <w:rPr>
                <w:rFonts w:ascii="Arial" w:hAnsi="Arial" w:cs="Arial"/>
                <w:b/>
                <w:bCs/>
                <w:color w:val="FF0000"/>
                <w:highlight w:val="yellow"/>
              </w:rPr>
              <w:t>]</w:t>
            </w:r>
          </w:p>
          <w:p w14:paraId="715A6D80" w14:textId="77777777" w:rsidR="00EF5C6C" w:rsidRPr="00BA7782" w:rsidRDefault="00EF5C6C" w:rsidP="00EF5C6C">
            <w:pPr>
              <w:rPr>
                <w:rFonts w:ascii="Arial" w:hAnsi="Arial" w:cs="Arial"/>
                <w:color w:val="FF0000"/>
                <w:highlight w:val="yellow"/>
              </w:rPr>
            </w:pPr>
            <w:r w:rsidRPr="00BA7782">
              <w:rPr>
                <w:rFonts w:ascii="Arial" w:hAnsi="Arial" w:cs="Arial"/>
                <w:b/>
                <w:bCs/>
                <w:color w:val="FF0000"/>
                <w:highlight w:val="yellow"/>
              </w:rPr>
              <w:t xml:space="preserve">   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>E5</w:t>
            </w:r>
            <w:r w:rsidRPr="00BA7782">
              <w:rPr>
                <w:rFonts w:ascii="Arial" w:hAnsi="Arial" w:cs="Arial"/>
                <w:color w:val="FF0000"/>
                <w:highlight w:val="yellow"/>
                <w:vertAlign w:val="subscript"/>
              </w:rPr>
              <w:t>0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>.a = index(E5</w:t>
            </w:r>
            <w:r w:rsidRPr="00BA7782">
              <w:rPr>
                <w:rFonts w:ascii="Arial" w:hAnsi="Arial" w:cs="Arial"/>
                <w:color w:val="FF0000"/>
                <w:highlight w:val="yellow"/>
                <w:vertAlign w:val="subscript"/>
              </w:rPr>
              <w:t>1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>.a, E0.a)</w:t>
            </w:r>
          </w:p>
          <w:p w14:paraId="3527C1B6" w14:textId="77777777" w:rsidR="00EF5C6C" w:rsidRPr="00D37549" w:rsidRDefault="00EF5C6C" w:rsidP="00EF5C6C">
            <w:pPr>
              <w:rPr>
                <w:rFonts w:ascii="Arial" w:hAnsi="Arial" w:cs="Arial"/>
                <w:b/>
                <w:bCs/>
                <w:color w:val="FF0000"/>
                <w:highlight w:val="yellow"/>
              </w:rPr>
            </w:pPr>
            <w:r w:rsidRPr="00D37549">
              <w:rPr>
                <w:rFonts w:ascii="Arial" w:hAnsi="Arial" w:cs="Arial"/>
                <w:color w:val="FF0000"/>
                <w:highlight w:val="yellow"/>
              </w:rPr>
              <w:t xml:space="preserve">E5 -&gt; E5 </w:t>
            </w:r>
            <w:r w:rsidRPr="00D37549">
              <w:rPr>
                <w:rFonts w:ascii="Arial" w:hAnsi="Arial" w:cs="Arial"/>
                <w:b/>
                <w:bCs/>
                <w:color w:val="FF0000"/>
                <w:highlight w:val="yellow"/>
              </w:rPr>
              <w:t>. identificador</w:t>
            </w:r>
          </w:p>
          <w:p w14:paraId="513F207C" w14:textId="77777777" w:rsidR="00EF5C6C" w:rsidRPr="00D37549" w:rsidRDefault="00EF5C6C" w:rsidP="00EF5C6C">
            <w:pPr>
              <w:rPr>
                <w:rFonts w:ascii="Arial" w:hAnsi="Arial" w:cs="Arial"/>
                <w:color w:val="FF0000"/>
                <w:highlight w:val="yellow"/>
              </w:rPr>
            </w:pPr>
            <w:r w:rsidRPr="00D37549">
              <w:rPr>
                <w:rFonts w:ascii="Arial" w:hAnsi="Arial" w:cs="Arial"/>
                <w:color w:val="FF0000"/>
                <w:highlight w:val="yellow"/>
              </w:rPr>
              <w:t xml:space="preserve">   E5</w:t>
            </w:r>
            <w:r w:rsidRPr="00D37549">
              <w:rPr>
                <w:rFonts w:ascii="Arial" w:hAnsi="Arial" w:cs="Arial"/>
                <w:color w:val="FF0000"/>
                <w:highlight w:val="yellow"/>
                <w:vertAlign w:val="subscript"/>
              </w:rPr>
              <w:t>0</w:t>
            </w:r>
            <w:r w:rsidRPr="00D37549">
              <w:rPr>
                <w:rFonts w:ascii="Arial" w:hAnsi="Arial" w:cs="Arial"/>
                <w:color w:val="FF0000"/>
                <w:highlight w:val="yellow"/>
              </w:rPr>
              <w:t>.a = access_reg(E5</w:t>
            </w:r>
            <w:r w:rsidRPr="00D37549">
              <w:rPr>
                <w:rFonts w:ascii="Arial" w:hAnsi="Arial" w:cs="Arial"/>
                <w:color w:val="FF0000"/>
                <w:highlight w:val="yellow"/>
                <w:vertAlign w:val="subscript"/>
              </w:rPr>
              <w:t>1</w:t>
            </w:r>
            <w:r w:rsidRPr="00D37549">
              <w:rPr>
                <w:rFonts w:ascii="Arial" w:hAnsi="Arial" w:cs="Arial"/>
                <w:color w:val="FF0000"/>
                <w:highlight w:val="yellow"/>
              </w:rPr>
              <w:t xml:space="preserve">.a, </w:t>
            </w:r>
            <w:r w:rsidRPr="00D37549">
              <w:rPr>
                <w:rFonts w:ascii="Arial" w:hAnsi="Arial" w:cs="Arial"/>
                <w:b/>
                <w:bCs/>
                <w:color w:val="FF0000"/>
                <w:highlight w:val="yellow"/>
              </w:rPr>
              <w:t>identificador</w:t>
            </w:r>
            <w:r w:rsidRPr="00D37549">
              <w:rPr>
                <w:rFonts w:ascii="Arial" w:hAnsi="Arial" w:cs="Arial"/>
                <w:color w:val="FF0000"/>
                <w:highlight w:val="yellow"/>
              </w:rPr>
              <w:t>.lexema)</w:t>
            </w:r>
          </w:p>
          <w:p w14:paraId="7DCE05D1" w14:textId="77777777" w:rsidR="00EF5C6C" w:rsidRPr="00D37549" w:rsidRDefault="00EF5C6C" w:rsidP="00EF5C6C">
            <w:pPr>
              <w:rPr>
                <w:rFonts w:ascii="Arial" w:hAnsi="Arial" w:cs="Arial"/>
                <w:b/>
                <w:bCs/>
                <w:color w:val="FF0000"/>
                <w:highlight w:val="yellow"/>
              </w:rPr>
            </w:pPr>
            <w:r w:rsidRPr="00D37549">
              <w:rPr>
                <w:rFonts w:ascii="Arial" w:hAnsi="Arial" w:cs="Arial"/>
                <w:color w:val="FF0000"/>
                <w:highlight w:val="yellow"/>
              </w:rPr>
              <w:t xml:space="preserve">E5 -&gt; E5 </w:t>
            </w:r>
            <w:r w:rsidRPr="00D37549">
              <w:rPr>
                <w:rFonts w:ascii="Arial" w:hAnsi="Arial" w:cs="Arial"/>
                <w:b/>
                <w:bCs/>
                <w:color w:val="FF0000"/>
                <w:highlight w:val="yellow"/>
              </w:rPr>
              <w:t>-&gt; identificador</w:t>
            </w:r>
          </w:p>
          <w:p w14:paraId="63C21BC9" w14:textId="77777777" w:rsidR="00EF5C6C" w:rsidRPr="00D37549" w:rsidRDefault="00EF5C6C" w:rsidP="00EF5C6C">
            <w:pPr>
              <w:rPr>
                <w:rFonts w:ascii="Arial" w:hAnsi="Arial" w:cs="Arial"/>
                <w:color w:val="FF0000"/>
                <w:highlight w:val="yellow"/>
              </w:rPr>
            </w:pPr>
            <w:r w:rsidRPr="00D37549">
              <w:rPr>
                <w:rFonts w:ascii="Arial" w:hAnsi="Arial" w:cs="Arial"/>
                <w:color w:val="FF0000"/>
                <w:highlight w:val="yellow"/>
              </w:rPr>
              <w:t xml:space="preserve">   E5</w:t>
            </w:r>
            <w:r w:rsidRPr="00D37549">
              <w:rPr>
                <w:rFonts w:ascii="Arial" w:hAnsi="Arial" w:cs="Arial"/>
                <w:color w:val="FF0000"/>
                <w:highlight w:val="yellow"/>
                <w:vertAlign w:val="subscript"/>
              </w:rPr>
              <w:t>0</w:t>
            </w:r>
            <w:r w:rsidRPr="00D37549">
              <w:rPr>
                <w:rFonts w:ascii="Arial" w:hAnsi="Arial" w:cs="Arial"/>
                <w:color w:val="FF0000"/>
                <w:highlight w:val="yellow"/>
              </w:rPr>
              <w:t>.a = access_reg(E5</w:t>
            </w:r>
            <w:r w:rsidRPr="00D37549">
              <w:rPr>
                <w:rFonts w:ascii="Arial" w:hAnsi="Arial" w:cs="Arial"/>
                <w:color w:val="FF0000"/>
                <w:highlight w:val="yellow"/>
                <w:vertAlign w:val="subscript"/>
              </w:rPr>
              <w:t>1</w:t>
            </w:r>
            <w:r w:rsidRPr="00D37549">
              <w:rPr>
                <w:rFonts w:ascii="Arial" w:hAnsi="Arial" w:cs="Arial"/>
                <w:color w:val="FF0000"/>
                <w:highlight w:val="yellow"/>
              </w:rPr>
              <w:t xml:space="preserve">.a, </w:t>
            </w:r>
            <w:r w:rsidRPr="00D37549">
              <w:rPr>
                <w:rFonts w:ascii="Arial" w:hAnsi="Arial" w:cs="Arial"/>
                <w:b/>
                <w:bCs/>
                <w:color w:val="FF0000"/>
                <w:highlight w:val="yellow"/>
              </w:rPr>
              <w:t>identificador</w:t>
            </w:r>
            <w:r w:rsidRPr="00D37549">
              <w:rPr>
                <w:rFonts w:ascii="Arial" w:hAnsi="Arial" w:cs="Arial"/>
                <w:color w:val="FF0000"/>
                <w:highlight w:val="yellow"/>
              </w:rPr>
              <w:t>.lexema)</w:t>
            </w:r>
          </w:p>
          <w:p w14:paraId="28B0C769" w14:textId="11FF1980" w:rsidR="00EF5C6C" w:rsidRPr="00D37549" w:rsidRDefault="00EF5C6C" w:rsidP="00EF5C6C">
            <w:pPr>
              <w:rPr>
                <w:rFonts w:ascii="Arial" w:hAnsi="Arial" w:cs="Arial"/>
                <w:color w:val="FF0000"/>
                <w:highlight w:val="yellow"/>
              </w:rPr>
            </w:pPr>
            <w:r w:rsidRPr="00D37549">
              <w:rPr>
                <w:rFonts w:ascii="Arial" w:hAnsi="Arial" w:cs="Arial"/>
                <w:color w:val="FF0000"/>
                <w:highlight w:val="yellow"/>
              </w:rPr>
              <w:t>E5 -&gt; E6</w:t>
            </w:r>
          </w:p>
          <w:p w14:paraId="028205E4" w14:textId="742ECDE8" w:rsidR="00D37549" w:rsidRPr="00BA7782" w:rsidRDefault="00D37549" w:rsidP="00EF5C6C">
            <w:pPr>
              <w:rPr>
                <w:rFonts w:ascii="Arial" w:hAnsi="Arial" w:cs="Arial"/>
                <w:color w:val="FF0000"/>
              </w:rPr>
            </w:pPr>
            <w:r w:rsidRPr="00D37549">
              <w:rPr>
                <w:rFonts w:ascii="Arial" w:hAnsi="Arial" w:cs="Arial"/>
                <w:color w:val="FF0000"/>
                <w:highlight w:val="yellow"/>
              </w:rPr>
              <w:t xml:space="preserve">   E5.a = E6.a</w:t>
            </w:r>
          </w:p>
          <w:p w14:paraId="20DED55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1FAC6944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lastRenderedPageBreak/>
              <w:t xml:space="preserve">E6 -&gt; </w:t>
            </w:r>
            <w:r w:rsidRPr="00D4050E">
              <w:rPr>
                <w:rFonts w:ascii="Arial" w:hAnsi="Arial" w:cs="Arial"/>
                <w:b/>
                <w:bCs/>
              </w:rPr>
              <w:t xml:space="preserve">* </w:t>
            </w:r>
            <w:r w:rsidRPr="00D4050E">
              <w:rPr>
                <w:rFonts w:ascii="Arial" w:hAnsi="Arial" w:cs="Arial"/>
              </w:rPr>
              <w:t>E6</w:t>
            </w:r>
          </w:p>
          <w:p w14:paraId="344F21AE" w14:textId="77777777" w:rsidR="00EF5C6C" w:rsidRPr="007C4440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1253C1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</w:rPr>
              <w:t>6</w:t>
            </w:r>
            <w:r w:rsidRPr="001253C1">
              <w:rPr>
                <w:rFonts w:ascii="Arial" w:hAnsi="Arial" w:cs="Arial"/>
                <w:vertAlign w:val="subscript"/>
              </w:rPr>
              <w:t>0</w:t>
            </w:r>
            <w:r w:rsidRPr="001253C1">
              <w:rPr>
                <w:rFonts w:ascii="Arial" w:hAnsi="Arial" w:cs="Arial"/>
              </w:rPr>
              <w:t xml:space="preserve">.a = </w:t>
            </w:r>
            <w:r>
              <w:rPr>
                <w:rFonts w:ascii="Arial" w:hAnsi="Arial" w:cs="Arial"/>
                <w:lang w:val="es"/>
              </w:rPr>
              <w:t>indireccion(E6</w:t>
            </w:r>
            <w:r>
              <w:rPr>
                <w:rFonts w:ascii="Arial" w:hAnsi="Arial" w:cs="Arial"/>
                <w:vertAlign w:val="subscript"/>
                <w:lang w:val="es"/>
              </w:rPr>
              <w:t>1</w:t>
            </w:r>
            <w:r>
              <w:rPr>
                <w:rFonts w:ascii="Arial" w:hAnsi="Arial" w:cs="Arial"/>
                <w:lang w:val="es"/>
              </w:rPr>
              <w:t>.a)</w:t>
            </w:r>
          </w:p>
          <w:p w14:paraId="5ACBF118" w14:textId="77777777" w:rsidR="00EF5C6C" w:rsidRDefault="00EF5C6C" w:rsidP="00EF5C6C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E6 -&gt; E7</w:t>
            </w:r>
          </w:p>
          <w:p w14:paraId="5CECFA3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E6.a = E7.a</w:t>
            </w:r>
          </w:p>
          <w:p w14:paraId="0A48CBCF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25BF68EB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3B28B2FF" w14:textId="77777777" w:rsidR="00EF5C6C" w:rsidRPr="001253C1" w:rsidRDefault="00EF5C6C" w:rsidP="00EF5C6C">
            <w:pPr>
              <w:rPr>
                <w:rFonts w:ascii="Arial" w:hAnsi="Arial" w:cs="Arial"/>
              </w:rPr>
            </w:pPr>
            <w:r w:rsidRPr="001253C1">
              <w:rPr>
                <w:rFonts w:ascii="Arial" w:hAnsi="Arial" w:cs="Arial"/>
              </w:rPr>
              <w:t xml:space="preserve">   E7.a = identificador(</w:t>
            </w:r>
            <w:r w:rsidRPr="001253C1">
              <w:rPr>
                <w:rFonts w:ascii="Arial" w:hAnsi="Arial" w:cs="Arial"/>
                <w:b/>
                <w:bCs/>
              </w:rPr>
              <w:t>identificador</w:t>
            </w:r>
            <w:r w:rsidRPr="001253C1">
              <w:rPr>
                <w:rFonts w:ascii="Arial" w:hAnsi="Arial" w:cs="Arial"/>
              </w:rPr>
              <w:t>.lexema)</w:t>
            </w:r>
          </w:p>
          <w:p w14:paraId="2367C03F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numEnt</w:t>
            </w:r>
          </w:p>
          <w:p w14:paraId="5E470208" w14:textId="77777777" w:rsidR="00EF5C6C" w:rsidRPr="001253C1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1253C1">
              <w:rPr>
                <w:rFonts w:ascii="Arial" w:hAnsi="Arial" w:cs="Arial"/>
              </w:rPr>
              <w:t>E7.a = identificador(</w:t>
            </w:r>
            <w:r>
              <w:rPr>
                <w:rFonts w:ascii="Arial" w:hAnsi="Arial" w:cs="Arial"/>
                <w:b/>
                <w:bCs/>
              </w:rPr>
              <w:t>numEnt</w:t>
            </w:r>
            <w:r w:rsidRPr="001253C1">
              <w:rPr>
                <w:rFonts w:ascii="Arial" w:hAnsi="Arial" w:cs="Arial"/>
              </w:rPr>
              <w:t>.lexema)</w:t>
            </w:r>
          </w:p>
          <w:p w14:paraId="6525E23E" w14:textId="77777777" w:rsidR="00EF5C6C" w:rsidRPr="001253C1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1253C1">
              <w:rPr>
                <w:rFonts w:ascii="Arial" w:hAnsi="Arial" w:cs="Arial"/>
              </w:rPr>
              <w:t xml:space="preserve">E7 -&gt; </w:t>
            </w:r>
            <w:r w:rsidRPr="001253C1">
              <w:rPr>
                <w:rFonts w:ascii="Arial" w:hAnsi="Arial" w:cs="Arial"/>
                <w:b/>
                <w:bCs/>
              </w:rPr>
              <w:t>numReal</w:t>
            </w:r>
          </w:p>
          <w:p w14:paraId="79654F98" w14:textId="77777777" w:rsidR="00EF5C6C" w:rsidRPr="001253C1" w:rsidRDefault="00EF5C6C" w:rsidP="00EF5C6C">
            <w:pPr>
              <w:rPr>
                <w:rFonts w:ascii="Arial" w:hAnsi="Arial" w:cs="Arial"/>
              </w:rPr>
            </w:pPr>
            <w:r w:rsidRPr="001253C1">
              <w:rPr>
                <w:rFonts w:ascii="Arial" w:hAnsi="Arial" w:cs="Arial"/>
              </w:rPr>
              <w:t xml:space="preserve">   E7.a = identificador(</w:t>
            </w:r>
            <w:r>
              <w:rPr>
                <w:rFonts w:ascii="Arial" w:hAnsi="Arial" w:cs="Arial"/>
                <w:b/>
                <w:bCs/>
              </w:rPr>
              <w:t>numReal</w:t>
            </w:r>
            <w:r w:rsidRPr="001253C1">
              <w:rPr>
                <w:rFonts w:ascii="Arial" w:hAnsi="Arial" w:cs="Arial"/>
              </w:rPr>
              <w:t>.lexema)</w:t>
            </w:r>
          </w:p>
          <w:p w14:paraId="3EAB69B6" w14:textId="77777777" w:rsidR="00EF5C6C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true</w:t>
            </w:r>
          </w:p>
          <w:p w14:paraId="51034FBF" w14:textId="77777777" w:rsidR="00EF5C6C" w:rsidRPr="001253C1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1253C1">
              <w:rPr>
                <w:rFonts w:ascii="Arial" w:hAnsi="Arial" w:cs="Arial"/>
              </w:rPr>
              <w:t xml:space="preserve">E7.a = </w:t>
            </w:r>
            <w:r>
              <w:rPr>
                <w:rFonts w:ascii="Arial" w:hAnsi="Arial" w:cs="Arial"/>
              </w:rPr>
              <w:t>true</w:t>
            </w:r>
            <w:r w:rsidRPr="001253C1">
              <w:rPr>
                <w:rFonts w:ascii="Arial" w:hAnsi="Arial" w:cs="Arial"/>
              </w:rPr>
              <w:t>()</w:t>
            </w:r>
          </w:p>
          <w:p w14:paraId="07172A0E" w14:textId="77777777" w:rsidR="00EF5C6C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false</w:t>
            </w:r>
          </w:p>
          <w:p w14:paraId="1EB5227F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1253C1">
              <w:rPr>
                <w:rFonts w:ascii="Arial" w:hAnsi="Arial" w:cs="Arial"/>
              </w:rPr>
              <w:t xml:space="preserve">E7.a = </w:t>
            </w:r>
            <w:r>
              <w:rPr>
                <w:rFonts w:ascii="Arial" w:hAnsi="Arial" w:cs="Arial"/>
              </w:rPr>
              <w:t>false</w:t>
            </w:r>
            <w:r w:rsidRPr="001253C1">
              <w:rPr>
                <w:rFonts w:ascii="Arial" w:hAnsi="Arial" w:cs="Arial"/>
              </w:rPr>
              <w:t>()</w:t>
            </w:r>
          </w:p>
          <w:p w14:paraId="25F91996" w14:textId="77777777" w:rsidR="00EF5C6C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cadena</w:t>
            </w:r>
          </w:p>
          <w:p w14:paraId="605752DA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1253C1">
              <w:rPr>
                <w:rFonts w:ascii="Arial" w:hAnsi="Arial" w:cs="Arial"/>
              </w:rPr>
              <w:t xml:space="preserve">E7.a = </w:t>
            </w:r>
            <w:r>
              <w:rPr>
                <w:rFonts w:ascii="Arial" w:hAnsi="Arial" w:cs="Arial"/>
              </w:rPr>
              <w:t>cadena</w:t>
            </w:r>
            <w:r w:rsidRPr="001253C1">
              <w:rPr>
                <w:rFonts w:ascii="Arial" w:hAnsi="Arial" w:cs="Arial"/>
              </w:rPr>
              <w:t>(</w:t>
            </w:r>
            <w:r w:rsidRPr="001253C1">
              <w:rPr>
                <w:rFonts w:ascii="Arial" w:hAnsi="Arial" w:cs="Arial"/>
                <w:b/>
                <w:bCs/>
              </w:rPr>
              <w:t>cadena</w:t>
            </w:r>
            <w:r>
              <w:rPr>
                <w:rFonts w:ascii="Arial" w:hAnsi="Arial" w:cs="Arial"/>
              </w:rPr>
              <w:t>.lexema</w:t>
            </w:r>
            <w:r w:rsidRPr="001253C1">
              <w:rPr>
                <w:rFonts w:ascii="Arial" w:hAnsi="Arial" w:cs="Arial"/>
              </w:rPr>
              <w:t>)</w:t>
            </w:r>
          </w:p>
          <w:p w14:paraId="11125A5A" w14:textId="77777777" w:rsidR="00EF5C6C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null</w:t>
            </w:r>
          </w:p>
          <w:p w14:paraId="0820EA6B" w14:textId="77777777" w:rsidR="00EF5C6C" w:rsidRPr="00D4050E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1253C1">
              <w:rPr>
                <w:rFonts w:ascii="Arial" w:hAnsi="Arial" w:cs="Arial"/>
              </w:rPr>
              <w:t xml:space="preserve">E7.a = </w:t>
            </w:r>
            <w:r>
              <w:rPr>
                <w:rFonts w:ascii="Arial" w:hAnsi="Arial" w:cs="Arial"/>
              </w:rPr>
              <w:t>null</w:t>
            </w:r>
            <w:r w:rsidRPr="001253C1">
              <w:rPr>
                <w:rFonts w:ascii="Arial" w:hAnsi="Arial" w:cs="Arial"/>
              </w:rPr>
              <w:t>()</w:t>
            </w:r>
          </w:p>
          <w:p w14:paraId="71CDB56D" w14:textId="77777777" w:rsidR="00EF5C6C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 xml:space="preserve">(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7BB61D64" w14:textId="77777777" w:rsidR="00EF5C6C" w:rsidRPr="001253C1" w:rsidRDefault="00EF5C6C" w:rsidP="00EF5C6C">
            <w:pPr>
              <w:tabs>
                <w:tab w:val="left" w:pos="851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>E7.a = E0.a</w:t>
            </w:r>
          </w:p>
          <w:p w14:paraId="14927CD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</w:p>
          <w:p w14:paraId="52CC1327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OpN1 -&gt; </w:t>
            </w:r>
            <w:r w:rsidRPr="00D4050E">
              <w:rPr>
                <w:rFonts w:ascii="Arial" w:hAnsi="Arial" w:cs="Arial"/>
                <w:b/>
                <w:bCs/>
              </w:rPr>
              <w:t>and</w:t>
            </w:r>
          </w:p>
          <w:p w14:paraId="7A07B135" w14:textId="77777777" w:rsidR="00EF5C6C" w:rsidRPr="00A76E2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opN1.a = “and”</w:t>
            </w:r>
          </w:p>
          <w:p w14:paraId="142629A1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OpN1 -&gt; </w:t>
            </w:r>
            <w:r w:rsidRPr="00D4050E">
              <w:rPr>
                <w:rFonts w:ascii="Arial" w:hAnsi="Arial" w:cs="Arial"/>
                <w:b/>
                <w:bCs/>
              </w:rPr>
              <w:t>or</w:t>
            </w:r>
          </w:p>
          <w:p w14:paraId="1717C435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opN1.a = “</w:t>
            </w:r>
            <w:r>
              <w:rPr>
                <w:rFonts w:ascii="Arial" w:hAnsi="Arial" w:cs="Arial"/>
              </w:rPr>
              <w:t>or</w:t>
            </w:r>
            <w:r w:rsidRPr="00A76E2E">
              <w:rPr>
                <w:rFonts w:ascii="Arial" w:hAnsi="Arial" w:cs="Arial"/>
              </w:rPr>
              <w:t>”</w:t>
            </w:r>
          </w:p>
          <w:p w14:paraId="05CEDA02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6B8E2D68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&lt;</w:t>
            </w:r>
          </w:p>
          <w:p w14:paraId="4870CED7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&lt;</w:t>
            </w:r>
            <w:r w:rsidRPr="00A76E2E">
              <w:rPr>
                <w:rFonts w:ascii="Arial" w:hAnsi="Arial" w:cs="Arial"/>
              </w:rPr>
              <w:t>”</w:t>
            </w:r>
          </w:p>
          <w:p w14:paraId="2ABBE2DA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&gt;</w:t>
            </w:r>
          </w:p>
          <w:p w14:paraId="04FA8962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&gt;</w:t>
            </w:r>
            <w:r w:rsidRPr="00A76E2E">
              <w:rPr>
                <w:rFonts w:ascii="Arial" w:hAnsi="Arial" w:cs="Arial"/>
              </w:rPr>
              <w:t>”</w:t>
            </w:r>
          </w:p>
          <w:p w14:paraId="1A753352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&lt;=</w:t>
            </w:r>
          </w:p>
          <w:p w14:paraId="1D3E858B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&lt;=</w:t>
            </w:r>
            <w:r w:rsidRPr="00A76E2E">
              <w:rPr>
                <w:rFonts w:ascii="Arial" w:hAnsi="Arial" w:cs="Arial"/>
              </w:rPr>
              <w:t>”</w:t>
            </w:r>
          </w:p>
          <w:p w14:paraId="0295D42E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&gt;=</w:t>
            </w:r>
          </w:p>
          <w:p w14:paraId="48F9A268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&gt;=</w:t>
            </w:r>
            <w:r w:rsidRPr="00A76E2E">
              <w:rPr>
                <w:rFonts w:ascii="Arial" w:hAnsi="Arial" w:cs="Arial"/>
              </w:rPr>
              <w:t>”</w:t>
            </w:r>
          </w:p>
          <w:p w14:paraId="2BD84461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==</w:t>
            </w:r>
          </w:p>
          <w:p w14:paraId="22C40A7E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==</w:t>
            </w:r>
            <w:r w:rsidRPr="00A76E2E">
              <w:rPr>
                <w:rFonts w:ascii="Arial" w:hAnsi="Arial" w:cs="Arial"/>
              </w:rPr>
              <w:t>”</w:t>
            </w:r>
          </w:p>
          <w:p w14:paraId="55D341AA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!=</w:t>
            </w:r>
          </w:p>
          <w:p w14:paraId="248AF1F3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!=</w:t>
            </w:r>
            <w:r w:rsidRPr="00A76E2E">
              <w:rPr>
                <w:rFonts w:ascii="Arial" w:hAnsi="Arial" w:cs="Arial"/>
              </w:rPr>
              <w:t>”</w:t>
            </w:r>
          </w:p>
          <w:p w14:paraId="0170ACEE" w14:textId="77777777" w:rsidR="00EF5C6C" w:rsidRPr="00D4050E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AA6DC09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*</w:t>
            </w:r>
          </w:p>
          <w:p w14:paraId="4E541A3D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3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*</w:t>
            </w:r>
            <w:r w:rsidRPr="00A76E2E">
              <w:rPr>
                <w:rFonts w:ascii="Arial" w:hAnsi="Arial" w:cs="Arial"/>
              </w:rPr>
              <w:t>”</w:t>
            </w:r>
          </w:p>
          <w:p w14:paraId="0B7F7AB8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/</w:t>
            </w:r>
          </w:p>
          <w:p w14:paraId="34938F2E" w14:textId="77777777" w:rsidR="00EF5C6C" w:rsidRPr="00D4050E" w:rsidRDefault="00EF5C6C" w:rsidP="00EF5C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3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/</w:t>
            </w:r>
            <w:r w:rsidRPr="00A76E2E">
              <w:rPr>
                <w:rFonts w:ascii="Arial" w:hAnsi="Arial" w:cs="Arial"/>
              </w:rPr>
              <w:t>”</w:t>
            </w:r>
          </w:p>
          <w:p w14:paraId="1BE8A33E" w14:textId="77777777" w:rsidR="00EF5C6C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%</w:t>
            </w:r>
          </w:p>
          <w:p w14:paraId="3D215FC9" w14:textId="46CB3898" w:rsidR="00903834" w:rsidRPr="00BF3EB9" w:rsidRDefault="00EF5C6C" w:rsidP="00EF5C6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3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%</w:t>
            </w:r>
            <w:r w:rsidRPr="00A76E2E">
              <w:rPr>
                <w:rFonts w:ascii="Arial" w:hAnsi="Arial" w:cs="Arial"/>
              </w:rPr>
              <w:t>”</w:t>
            </w:r>
          </w:p>
        </w:tc>
      </w:tr>
    </w:tbl>
    <w:p w14:paraId="53BA0531" w14:textId="326149E2" w:rsidR="00421AAF" w:rsidRDefault="00421AAF" w:rsidP="00421AAF">
      <w:pPr>
        <w:pStyle w:val="Ttulo2"/>
        <w:ind w:left="862"/>
      </w:pPr>
      <w:bookmarkStart w:id="24" w:name="_Toc72334944"/>
    </w:p>
    <w:p w14:paraId="595C288F" w14:textId="3F8CDE66" w:rsidR="00E31F79" w:rsidRDefault="00E31F79" w:rsidP="00E31F79"/>
    <w:p w14:paraId="1A3CD0D7" w14:textId="2A247D28" w:rsidR="00E31F79" w:rsidRDefault="00E31F79" w:rsidP="00E31F79"/>
    <w:p w14:paraId="54E23215" w14:textId="04A84592" w:rsidR="00E31F79" w:rsidRDefault="00E31F79" w:rsidP="00E31F79"/>
    <w:p w14:paraId="4681A1C5" w14:textId="7627D117" w:rsidR="00E31F79" w:rsidRDefault="00E31F79" w:rsidP="00E31F79"/>
    <w:p w14:paraId="708D46FB" w14:textId="76E8ED1D" w:rsidR="00E31F79" w:rsidRDefault="00E31F79" w:rsidP="00E31F79"/>
    <w:p w14:paraId="60DD5AF5" w14:textId="26F758B9" w:rsidR="00E31F79" w:rsidRDefault="00E31F79" w:rsidP="00E31F79"/>
    <w:p w14:paraId="7A138460" w14:textId="59CA488A" w:rsidR="00E31F79" w:rsidRDefault="00E31F79" w:rsidP="00E31F79"/>
    <w:p w14:paraId="404DC51A" w14:textId="77777777" w:rsidR="00E31F79" w:rsidRPr="00E31F79" w:rsidRDefault="00E31F79" w:rsidP="00E31F79"/>
    <w:p w14:paraId="5284BA04" w14:textId="74B4B614" w:rsidR="00A1048B" w:rsidRDefault="00A1048B" w:rsidP="00A1048B">
      <w:pPr>
        <w:pStyle w:val="Ttulo2"/>
        <w:numPr>
          <w:ilvl w:val="1"/>
          <w:numId w:val="3"/>
        </w:numPr>
      </w:pPr>
      <w:r>
        <w:lastRenderedPageBreak/>
        <w:t>Funciones semánticas.</w:t>
      </w:r>
      <w:bookmarkEnd w:id="24"/>
    </w:p>
    <w:p w14:paraId="339EBD3E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exp(Op,Arg0,Arg1) {    </w:t>
      </w:r>
    </w:p>
    <w:p w14:paraId="6BCEC5B8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switch</w:t>
      </w:r>
      <w:r w:rsidRPr="00A1048B">
        <w:rPr>
          <w:rFonts w:ascii="Arial" w:hAnsi="Arial" w:cs="Arial"/>
          <w:sz w:val="22"/>
          <w:szCs w:val="22"/>
        </w:rPr>
        <w:t xml:space="preserve"> Op </w:t>
      </w:r>
    </w:p>
    <w:p w14:paraId="768407A5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and“: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 xml:space="preserve">and(Arg0, Arg1) </w:t>
      </w:r>
    </w:p>
    <w:p w14:paraId="4226430C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or“: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or(Arg0, Arg1)</w:t>
      </w:r>
    </w:p>
    <w:p w14:paraId="50E6F1CF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&lt;“: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menor(Arg0, Arg1)</w:t>
      </w:r>
    </w:p>
    <w:p w14:paraId="46D772DB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&gt;“: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mayor(Arg0, Arg1)</w:t>
      </w:r>
    </w:p>
    <w:p w14:paraId="525E2189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&lt;=“: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menor_igual(Arg0, Arg1)</w:t>
      </w:r>
    </w:p>
    <w:p w14:paraId="003966C8" w14:textId="77777777" w:rsidR="00421AAF" w:rsidRDefault="00421AAF" w:rsidP="00421AAF">
      <w:pPr>
        <w:pStyle w:val="Default"/>
        <w:ind w:left="142"/>
        <w:rPr>
          <w:rFonts w:ascii="Arial" w:hAnsi="Arial" w:cs="Arial"/>
          <w:b/>
          <w:bCs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&gt;=“: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mayor_igual(Arg0, Arg1)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      </w:t>
      </w:r>
    </w:p>
    <w:p w14:paraId="3528AA40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==“: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igualdad(Arg0, Arg1)</w:t>
      </w:r>
    </w:p>
    <w:p w14:paraId="74181770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=!“: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distinto(Arg0, Arg1)</w:t>
      </w:r>
    </w:p>
    <w:p w14:paraId="5B482922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“*</w:t>
      </w:r>
      <w:r w:rsidRPr="00A1048B">
        <w:rPr>
          <w:rFonts w:ascii="Arial" w:hAnsi="Arial" w:cs="Arial"/>
          <w:sz w:val="22"/>
          <w:szCs w:val="22"/>
        </w:rPr>
        <w:t xml:space="preserve">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mul(Arg0, Arg1)</w:t>
      </w:r>
    </w:p>
    <w:p w14:paraId="7A5EEA85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/“: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div(Arg0, Arg1)</w:t>
      </w:r>
    </w:p>
    <w:p w14:paraId="2657E31C" w14:textId="77777777" w:rsidR="00421AAF" w:rsidRPr="001D6E4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case </w:t>
      </w:r>
      <w:r>
        <w:rPr>
          <w:rFonts w:ascii="Arial" w:hAnsi="Arial" w:cs="Arial"/>
          <w:sz w:val="22"/>
          <w:szCs w:val="22"/>
        </w:rPr>
        <w:t xml:space="preserve">“%”: </w:t>
      </w:r>
      <w:r>
        <w:rPr>
          <w:rFonts w:ascii="Arial" w:hAnsi="Arial" w:cs="Arial"/>
          <w:b/>
          <w:bCs/>
          <w:sz w:val="22"/>
          <w:szCs w:val="22"/>
        </w:rPr>
        <w:t>return</w:t>
      </w:r>
      <w:r>
        <w:rPr>
          <w:rFonts w:ascii="Arial" w:hAnsi="Arial" w:cs="Arial"/>
          <w:sz w:val="22"/>
          <w:szCs w:val="22"/>
        </w:rPr>
        <w:t xml:space="preserve"> mod(Arg0, Arg1)</w:t>
      </w:r>
    </w:p>
    <w:p w14:paraId="14B06724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55896537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788E973A" w14:textId="7C6F5128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programa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Decs, Ins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114C83E2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D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programa_sin_decs(Ins)</w:t>
      </w:r>
    </w:p>
    <w:p w14:paraId="3F6C39A9" w14:textId="77777777" w:rsidR="00421AAF" w:rsidRPr="001D6E4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programa_con_decs(Decs, Ins)</w:t>
      </w:r>
    </w:p>
    <w:p w14:paraId="35ECE9F4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5CD7FC26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64F114B8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dec_proc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Id, ParmForm, Bloque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0FB4CBA9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ParmForm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dec_proc_sin_pf(Id, Bloque)</w:t>
      </w:r>
    </w:p>
    <w:p w14:paraId="25F5CCB1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dec_proc_con_pf(Id, ParmForm, Bloque)</w:t>
      </w:r>
    </w:p>
    <w:p w14:paraId="61BA61EA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464B3004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D7DD368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param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Tipo, Ref, Id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6F242155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Ref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param_sin_referencia(Tipo, Id)</w:t>
      </w:r>
    </w:p>
    <w:p w14:paraId="581FB0F0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param_con_referencia(Tipo, Referencia, Id)</w:t>
      </w:r>
    </w:p>
    <w:p w14:paraId="52D3D927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243E9193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0F63772B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ins_if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Exp, LInsV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75DF5A06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LInsV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ins_if_sin_ins(Exp)</w:t>
      </w:r>
    </w:p>
    <w:p w14:paraId="148D9B3B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ins_if_con_ins(Exp, LInsV)</w:t>
      </w:r>
    </w:p>
    <w:p w14:paraId="1788F470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7C162388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785E171B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ins_if_else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Exp, LInsV1, LInsV2</w:t>
      </w:r>
      <w:r w:rsidRPr="00A1048B">
        <w:rPr>
          <w:rFonts w:ascii="Arial" w:hAnsi="Arial" w:cs="Arial"/>
          <w:sz w:val="22"/>
          <w:szCs w:val="22"/>
        </w:rPr>
        <w:t>) {</w:t>
      </w:r>
    </w:p>
    <w:p w14:paraId="4CA96D01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LInsV1 == </w:t>
      </w:r>
      <w:r>
        <w:rPr>
          <w:rFonts w:ascii="Arial" w:hAnsi="Arial" w:cs="Arial"/>
          <w:b/>
          <w:bCs/>
          <w:sz w:val="22"/>
          <w:szCs w:val="22"/>
        </w:rPr>
        <w:t>null</w:t>
      </w:r>
      <w:r>
        <w:rPr>
          <w:rFonts w:ascii="Arial" w:hAnsi="Arial" w:cs="Arial"/>
          <w:sz w:val="22"/>
          <w:szCs w:val="22"/>
        </w:rPr>
        <w:t xml:space="preserve"> &amp;&amp; LInsV2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ins_if_else_sin_ins(Exp)</w:t>
      </w:r>
    </w:p>
    <w:p w14:paraId="1AC7A57E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else if </w:t>
      </w:r>
      <w:r>
        <w:rPr>
          <w:rFonts w:ascii="Arial" w:hAnsi="Arial" w:cs="Arial"/>
          <w:sz w:val="22"/>
          <w:szCs w:val="22"/>
        </w:rPr>
        <w:t xml:space="preserve">LInsV1 != </w:t>
      </w:r>
      <w:r w:rsidRPr="004E6751">
        <w:rPr>
          <w:rFonts w:ascii="Arial" w:hAnsi="Arial" w:cs="Arial"/>
          <w:b/>
          <w:bCs/>
          <w:sz w:val="22"/>
          <w:szCs w:val="22"/>
        </w:rPr>
        <w:t>null</w:t>
      </w:r>
      <w:r>
        <w:rPr>
          <w:rFonts w:ascii="Arial" w:hAnsi="Arial" w:cs="Arial"/>
          <w:sz w:val="22"/>
          <w:szCs w:val="22"/>
        </w:rPr>
        <w:t xml:space="preserve"> &amp;&amp; LInsV2 != </w:t>
      </w:r>
      <w:r>
        <w:rPr>
          <w:rFonts w:ascii="Arial" w:hAnsi="Arial" w:cs="Arial"/>
          <w:b/>
          <w:bCs/>
          <w:sz w:val="22"/>
          <w:szCs w:val="22"/>
        </w:rPr>
        <w:t>null</w:t>
      </w:r>
      <w:r>
        <w:t xml:space="preserve"> </w:t>
      </w:r>
      <w:r>
        <w:rPr>
          <w:b/>
          <w:bCs/>
        </w:rPr>
        <w:t>then return</w:t>
      </w:r>
      <w:r>
        <w:t xml:space="preserve"> </w:t>
      </w:r>
      <w:r>
        <w:rPr>
          <w:rFonts w:ascii="Arial" w:hAnsi="Arial" w:cs="Arial"/>
        </w:rPr>
        <w:t>ins_if_else_con_ins(Exp,</w:t>
      </w:r>
      <w:r w:rsidRPr="004E675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LInsV1, LInsV2</w:t>
      </w:r>
      <w:r>
        <w:rPr>
          <w:rFonts w:ascii="Arial" w:hAnsi="Arial" w:cs="Arial"/>
        </w:rPr>
        <w:t>)</w:t>
      </w:r>
    </w:p>
    <w:p w14:paraId="78249C5A" w14:textId="77777777" w:rsidR="00421AAF" w:rsidRPr="004E6751" w:rsidRDefault="00421AAF" w:rsidP="00421AAF">
      <w:pPr>
        <w:pStyle w:val="Default"/>
        <w:ind w:left="142"/>
      </w:pPr>
      <w:r>
        <w:rPr>
          <w:rFonts w:ascii="Arial" w:hAnsi="Arial" w:cs="Arial"/>
          <w:b/>
          <w:bCs/>
          <w:sz w:val="22"/>
          <w:szCs w:val="22"/>
        </w:rPr>
        <w:t xml:space="preserve">   else if </w:t>
      </w:r>
      <w:r>
        <w:rPr>
          <w:rFonts w:ascii="Arial" w:hAnsi="Arial" w:cs="Arial"/>
          <w:sz w:val="22"/>
          <w:szCs w:val="22"/>
        </w:rPr>
        <w:t xml:space="preserve">LInsV1 != </w:t>
      </w:r>
      <w:r w:rsidRPr="004E6751">
        <w:rPr>
          <w:rFonts w:ascii="Arial" w:hAnsi="Arial" w:cs="Arial"/>
          <w:b/>
          <w:bCs/>
          <w:sz w:val="22"/>
          <w:szCs w:val="22"/>
        </w:rPr>
        <w:t>null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b/>
          <w:bCs/>
        </w:rPr>
        <w:t>then return</w:t>
      </w:r>
      <w:r>
        <w:t xml:space="preserve"> </w:t>
      </w:r>
      <w:r>
        <w:rPr>
          <w:rFonts w:ascii="Arial" w:hAnsi="Arial" w:cs="Arial"/>
        </w:rPr>
        <w:t>ins_if_else_insarg0(Exp,</w:t>
      </w:r>
      <w:r w:rsidRPr="004E675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LInsV1</w:t>
      </w:r>
      <w:r>
        <w:rPr>
          <w:rFonts w:ascii="Arial" w:hAnsi="Arial" w:cs="Arial"/>
        </w:rPr>
        <w:t>)</w:t>
      </w:r>
    </w:p>
    <w:p w14:paraId="2F8F10C6" w14:textId="77777777" w:rsidR="00421AAF" w:rsidRPr="004E6751" w:rsidRDefault="00421AAF" w:rsidP="00421AAF">
      <w:pPr>
        <w:pStyle w:val="Default"/>
        <w:ind w:left="142"/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ins_if_else_insarg1(Exp,</w:t>
      </w:r>
      <w:r w:rsidRPr="004E675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LInsV2</w:t>
      </w:r>
      <w:r>
        <w:rPr>
          <w:rFonts w:ascii="Arial" w:hAnsi="Arial" w:cs="Arial"/>
        </w:rPr>
        <w:t>)</w:t>
      </w:r>
    </w:p>
    <w:p w14:paraId="1E833AF2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2B79268A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61C840B1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ins_while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Exp, LInsV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5A66A7DB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LInsV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ins_while_sin_ins(Exp)</w:t>
      </w:r>
    </w:p>
    <w:p w14:paraId="2F42696E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ins_while_con_ins(Exp, LInsV)</w:t>
      </w:r>
    </w:p>
    <w:p w14:paraId="21D377E1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48AAC130" w14:textId="77777777" w:rsidR="00421AAF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59C22F18" w14:textId="77777777" w:rsidR="00421AAF" w:rsidRPr="00A1048B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ins_call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Id, ParamsReales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099591B3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ParamReales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ins_call_sin_params(Id)</w:t>
      </w:r>
    </w:p>
    <w:p w14:paraId="4A033BAC" w14:textId="77777777" w:rsidR="00421AAF" w:rsidRDefault="00421AAF" w:rsidP="00421AAF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ins_call_con_params(Id, ParamsReales)</w:t>
      </w:r>
    </w:p>
    <w:p w14:paraId="0BE6444F" w14:textId="7678CA72" w:rsidR="0030624D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12FB6BA2" w14:textId="525CCED6" w:rsidR="00137149" w:rsidRDefault="00137149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E1CC09E" w14:textId="0AFA5933" w:rsidR="00137149" w:rsidRPr="00A1048B" w:rsidRDefault="00137149" w:rsidP="00137149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</w:t>
      </w:r>
      <w:r>
        <w:rPr>
          <w:rFonts w:ascii="Arial" w:hAnsi="Arial" w:cs="Arial"/>
          <w:sz w:val="22"/>
          <w:szCs w:val="22"/>
        </w:rPr>
        <w:t>bloque</w:t>
      </w:r>
      <w:r w:rsidRPr="00A1048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Programa</w:t>
      </w:r>
      <w:r w:rsidRPr="00A1048B">
        <w:rPr>
          <w:rFonts w:ascii="Arial" w:hAnsi="Arial" w:cs="Arial"/>
          <w:sz w:val="22"/>
          <w:szCs w:val="22"/>
        </w:rPr>
        <w:t xml:space="preserve">) {    </w:t>
      </w:r>
    </w:p>
    <w:p w14:paraId="401640DE" w14:textId="01766C8D" w:rsidR="00137149" w:rsidRDefault="00137149" w:rsidP="00137149">
      <w:pPr>
        <w:pStyle w:val="Default"/>
        <w:ind w:left="142"/>
        <w:rPr>
          <w:rFonts w:ascii="Arial" w:hAnsi="Arial" w:cs="Arial"/>
        </w:rPr>
      </w:pPr>
      <w:r w:rsidRPr="00A1048B">
        <w:rPr>
          <w:rFonts w:ascii="Arial" w:hAnsi="Arial" w:cs="Arial"/>
          <w:sz w:val="22"/>
          <w:szCs w:val="22"/>
        </w:rPr>
        <w:t xml:space="preserve">   </w:t>
      </w:r>
      <w:r w:rsidRPr="003A395E">
        <w:rPr>
          <w:rFonts w:ascii="Arial" w:hAnsi="Arial" w:cs="Arial"/>
          <w:b/>
          <w:bCs/>
          <w:sz w:val="22"/>
          <w:szCs w:val="22"/>
        </w:rPr>
        <w:t>if</w:t>
      </w:r>
      <w:r>
        <w:rPr>
          <w:rFonts w:ascii="Arial" w:hAnsi="Arial" w:cs="Arial"/>
          <w:sz w:val="22"/>
          <w:szCs w:val="22"/>
        </w:rPr>
        <w:t xml:space="preserve"> Programa == </w:t>
      </w:r>
      <w:r w:rsidRPr="003A395E">
        <w:rPr>
          <w:rFonts w:ascii="Arial" w:hAnsi="Arial" w:cs="Arial"/>
          <w:b/>
          <w:bCs/>
          <w:sz w:val="22"/>
          <w:szCs w:val="22"/>
        </w:rPr>
        <w:t>null then return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</w:rPr>
        <w:t>bloque_</w:t>
      </w:r>
      <w:del w:id="25" w:author="Borja Aday Guadalupe Luis" w:date="2021-05-19T20:13:00Z">
        <w:r w:rsidDel="00FF09A2">
          <w:rPr>
            <w:rFonts w:ascii="Arial" w:hAnsi="Arial" w:cs="Arial"/>
          </w:rPr>
          <w:delText>vacio</w:delText>
        </w:r>
      </w:del>
      <w:ins w:id="26" w:author="Borja Aday Guadalupe Luis" w:date="2021-05-19T20:13:00Z">
        <w:r w:rsidR="00FF09A2">
          <w:rPr>
            <w:rFonts w:ascii="Arial" w:hAnsi="Arial" w:cs="Arial"/>
          </w:rPr>
          <w:t>sin_programa</w:t>
        </w:r>
      </w:ins>
      <w:r>
        <w:rPr>
          <w:rFonts w:ascii="Arial" w:hAnsi="Arial" w:cs="Arial"/>
        </w:rPr>
        <w:t>()</w:t>
      </w:r>
    </w:p>
    <w:p w14:paraId="30C36BD3" w14:textId="1045DF24" w:rsidR="00137149" w:rsidRDefault="00137149" w:rsidP="00137149">
      <w:pPr>
        <w:pStyle w:val="Default"/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3A395E">
        <w:rPr>
          <w:rFonts w:ascii="Arial" w:hAnsi="Arial" w:cs="Arial"/>
          <w:b/>
          <w:bCs/>
        </w:rPr>
        <w:t>else return</w:t>
      </w:r>
      <w:r>
        <w:rPr>
          <w:rFonts w:ascii="Arial" w:hAnsi="Arial" w:cs="Arial"/>
        </w:rPr>
        <w:t xml:space="preserve"> bloque_</w:t>
      </w:r>
      <w:del w:id="27" w:author="Borja Aday Guadalupe Luis" w:date="2021-05-19T20:13:00Z">
        <w:r w:rsidDel="00FF09A2">
          <w:rPr>
            <w:rFonts w:ascii="Arial" w:hAnsi="Arial" w:cs="Arial"/>
          </w:rPr>
          <w:delText>no</w:delText>
        </w:r>
      </w:del>
      <w:ins w:id="28" w:author="Borja Aday Guadalupe Luis" w:date="2021-05-19T20:13:00Z">
        <w:r w:rsidR="00FF09A2">
          <w:rPr>
            <w:rFonts w:ascii="Arial" w:hAnsi="Arial" w:cs="Arial"/>
          </w:rPr>
          <w:t>con</w:t>
        </w:r>
      </w:ins>
      <w:r>
        <w:rPr>
          <w:rFonts w:ascii="Arial" w:hAnsi="Arial" w:cs="Arial"/>
        </w:rPr>
        <w:t>_</w:t>
      </w:r>
      <w:del w:id="29" w:author="Borja Aday Guadalupe Luis" w:date="2021-05-19T20:13:00Z">
        <w:r w:rsidDel="00FF09A2">
          <w:rPr>
            <w:rFonts w:ascii="Arial" w:hAnsi="Arial" w:cs="Arial"/>
          </w:rPr>
          <w:delText>vacio</w:delText>
        </w:r>
      </w:del>
      <w:ins w:id="30" w:author="Borja Aday Guadalupe Luis" w:date="2021-05-19T20:13:00Z">
        <w:r w:rsidR="00FF09A2">
          <w:rPr>
            <w:rFonts w:ascii="Arial" w:hAnsi="Arial" w:cs="Arial"/>
          </w:rPr>
          <w:t>programa</w:t>
        </w:r>
      </w:ins>
      <w:r>
        <w:rPr>
          <w:rFonts w:ascii="Arial" w:hAnsi="Arial" w:cs="Arial"/>
        </w:rPr>
        <w:t>(Programa)</w:t>
      </w:r>
    </w:p>
    <w:p w14:paraId="5EC3C55E" w14:textId="028F50AA" w:rsidR="00E31F79" w:rsidRPr="00421AAF" w:rsidRDefault="00137149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479ACA7C" w14:textId="5E7F337F" w:rsidR="00165A5E" w:rsidRPr="00093824" w:rsidRDefault="00903834" w:rsidP="00A1048B">
      <w:pPr>
        <w:pStyle w:val="Ttulo1"/>
        <w:numPr>
          <w:ilvl w:val="0"/>
          <w:numId w:val="3"/>
        </w:numPr>
        <w:jc w:val="both"/>
      </w:pPr>
      <w:bookmarkStart w:id="31" w:name="_Toc72334945"/>
      <w:r>
        <w:lastRenderedPageBreak/>
        <w:t>Acondicionamiento para implementación descendente</w:t>
      </w:r>
      <w:r w:rsidR="00165A5E">
        <w:t>.</w:t>
      </w:r>
      <w:bookmarkEnd w:id="3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4251" w:rsidRPr="00903834" w14:paraId="54EDFBFA" w14:textId="77777777" w:rsidTr="005E4252">
        <w:tc>
          <w:tcPr>
            <w:tcW w:w="5000" w:type="pct"/>
            <w:shd w:val="clear" w:color="auto" w:fill="F2DBDB" w:themeFill="accent2" w:themeFillTint="33"/>
          </w:tcPr>
          <w:p w14:paraId="2FCDF9B8" w14:textId="77777777" w:rsidR="00904251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0BF1C3B7" w14:textId="77777777" w:rsidR="00904251" w:rsidRPr="00903834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4251" w:rsidRPr="00BF3EB9" w14:paraId="63721972" w14:textId="77777777" w:rsidTr="005E4252">
        <w:tc>
          <w:tcPr>
            <w:tcW w:w="5000" w:type="pct"/>
            <w:shd w:val="clear" w:color="auto" w:fill="F2F2F2" w:themeFill="background1" w:themeFillShade="F2"/>
          </w:tcPr>
          <w:p w14:paraId="451913DF" w14:textId="77777777" w:rsidR="00E31F79" w:rsidRDefault="00E31F79" w:rsidP="00E31F79">
            <w:pPr>
              <w:ind w:left="1416" w:hanging="1416"/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Programa -&gt; PDeclaraciones</w:t>
            </w:r>
            <w:r w:rsidRPr="00D4050E">
              <w:rPr>
                <w:rFonts w:ascii="Arial" w:hAnsi="Arial" w:cs="Arial"/>
                <w:b/>
                <w:bCs/>
              </w:rPr>
              <w:t xml:space="preserve"> </w:t>
            </w:r>
            <w:r w:rsidRPr="00D4050E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I</w:t>
            </w:r>
            <w:r w:rsidRPr="00D4050E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s</w:t>
            </w:r>
            <w:r w:rsidRPr="00D4050E">
              <w:rPr>
                <w:rFonts w:ascii="Arial" w:hAnsi="Arial" w:cs="Arial"/>
              </w:rPr>
              <w:t>trucciones</w:t>
            </w:r>
          </w:p>
          <w:p w14:paraId="6E1C32BE" w14:textId="77777777" w:rsidR="00E31F79" w:rsidRDefault="00E31F79" w:rsidP="00E31F79">
            <w:pPr>
              <w:ind w:left="1416" w:hanging="141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Programa.a = programa(Pdeclaraciones.a, Pinstrucciones.a)</w:t>
            </w:r>
          </w:p>
          <w:p w14:paraId="4AD39B6F" w14:textId="77777777" w:rsidR="00E31F79" w:rsidRPr="00D4050E" w:rsidRDefault="00E31F79" w:rsidP="00E31F79">
            <w:pPr>
              <w:ind w:left="1416" w:hanging="1416"/>
              <w:rPr>
                <w:rFonts w:ascii="Arial" w:hAnsi="Arial" w:cs="Arial"/>
              </w:rPr>
            </w:pPr>
          </w:p>
          <w:p w14:paraId="32FEC745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PDeclaraciones -&gt; LDecs </w:t>
            </w:r>
            <w:r w:rsidRPr="00D4050E">
              <w:rPr>
                <w:rFonts w:ascii="Arial" w:hAnsi="Arial" w:cs="Arial"/>
                <w:b/>
                <w:bCs/>
              </w:rPr>
              <w:t>&amp;&amp;</w:t>
            </w:r>
          </w:p>
          <w:p w14:paraId="732F62A7" w14:textId="77777777" w:rsidR="00E31F79" w:rsidRPr="00EE5B20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EE5B20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D</w:t>
            </w:r>
            <w:r w:rsidRPr="00EE5B20">
              <w:rPr>
                <w:rFonts w:ascii="Arial" w:hAnsi="Arial" w:cs="Arial"/>
              </w:rPr>
              <w:t>eclaraciones.a = LDecs.a</w:t>
            </w:r>
          </w:p>
          <w:p w14:paraId="7BE89088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PDeclaraciones -&gt; ε</w:t>
            </w:r>
          </w:p>
          <w:p w14:paraId="23FDB8F4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PDeclaraciones.a = </w:t>
            </w:r>
            <w:r w:rsidRPr="003018A6">
              <w:rPr>
                <w:rFonts w:ascii="Arial" w:hAnsi="Arial" w:cs="Arial"/>
                <w:b/>
                <w:bCs/>
                <w:highlight w:val="green"/>
              </w:rPr>
              <w:t>null</w:t>
            </w:r>
          </w:p>
          <w:p w14:paraId="57AD32BE" w14:textId="77777777" w:rsidR="00E31F79" w:rsidRDefault="00E31F79" w:rsidP="00E31F79">
            <w:pPr>
              <w:rPr>
                <w:rFonts w:ascii="Arial" w:hAnsi="Arial" w:cs="Arial"/>
              </w:rPr>
            </w:pPr>
          </w:p>
          <w:p w14:paraId="2A809584" w14:textId="77777777" w:rsidR="00E31F79" w:rsidRPr="00EA7AD7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>LDecs -&gt; Dec RLDecs</w:t>
            </w:r>
          </w:p>
          <w:p w14:paraId="21F4B169" w14:textId="77777777" w:rsidR="00E31F79" w:rsidRPr="00EA7AD7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  RLDecs.ah = decs_1(Dec.a)</w:t>
            </w:r>
          </w:p>
          <w:p w14:paraId="4346D56C" w14:textId="77777777" w:rsidR="00E31F79" w:rsidRPr="00EA7AD7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  LDecs.a = RLDecs.a</w:t>
            </w:r>
          </w:p>
          <w:p w14:paraId="0F7666A1" w14:textId="77777777" w:rsidR="00E31F79" w:rsidRPr="00EA7AD7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RLDecs -&gt; </w:t>
            </w:r>
            <w:r w:rsidRPr="00EA7AD7">
              <w:rPr>
                <w:rFonts w:ascii="Arial" w:hAnsi="Arial" w:cs="Arial"/>
                <w:b/>
                <w:bCs/>
                <w:highlight w:val="green"/>
                <w:lang w:val="es"/>
              </w:rPr>
              <w:t>;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Dec RLDecs</w:t>
            </w:r>
          </w:p>
          <w:p w14:paraId="4C4BF286" w14:textId="77777777" w:rsidR="00E31F79" w:rsidRPr="00EA7AD7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  RLDecs</w:t>
            </w:r>
            <w:r w:rsidRPr="00EA7AD7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>.ah = decs_muchas(RLDecs</w:t>
            </w:r>
            <w:r w:rsidRPr="00EA7AD7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>.ah, Dec.a)</w:t>
            </w:r>
          </w:p>
          <w:p w14:paraId="18A3D5D3" w14:textId="77777777" w:rsidR="00E31F79" w:rsidRPr="00EA7AD7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   RLDecs</w:t>
            </w:r>
            <w:r w:rsidRPr="00EA7AD7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>.a = RLDecs</w:t>
            </w:r>
            <w:r w:rsidRPr="00EA7AD7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EA7AD7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604EBCA4" w14:textId="77777777" w:rsidR="00E31F79" w:rsidRPr="00EA7AD7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EA7AD7">
              <w:rPr>
                <w:rFonts w:ascii="Arial" w:hAnsi="Arial" w:cs="Arial"/>
                <w:highlight w:val="green"/>
                <w:lang w:val="es"/>
              </w:rPr>
              <w:t xml:space="preserve">RLDecs -&gt; </w:t>
            </w:r>
            <w:r w:rsidRPr="00EA7AD7">
              <w:rPr>
                <w:rFonts w:ascii="Arial" w:hAnsi="Arial" w:cs="Arial"/>
                <w:highlight w:val="green"/>
              </w:rPr>
              <w:t>ε</w:t>
            </w:r>
          </w:p>
          <w:p w14:paraId="47A7DA3C" w14:textId="77777777" w:rsidR="00E31F79" w:rsidRPr="00A01AC5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EA7AD7">
              <w:rPr>
                <w:rFonts w:ascii="Arial" w:hAnsi="Arial" w:cs="Arial"/>
                <w:highlight w:val="green"/>
              </w:rPr>
              <w:t xml:space="preserve">   RLDecs.a = RLDecs.ah</w:t>
            </w:r>
          </w:p>
          <w:p w14:paraId="0D6C16E7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06B74D00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4111AB80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 xml:space="preserve">var </w:t>
            </w:r>
            <w:r w:rsidRPr="00D4050E">
              <w:rPr>
                <w:rFonts w:ascii="Arial" w:hAnsi="Arial" w:cs="Arial"/>
              </w:rPr>
              <w:t xml:space="preserve">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5DED37AC" w14:textId="77777777" w:rsidR="00E31F79" w:rsidRPr="002137E3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 xml:space="preserve">Dec.a = dec_var(Tipo.a, </w:t>
            </w:r>
            <w:r w:rsidRPr="00732B3B">
              <w:rPr>
                <w:rFonts w:ascii="Arial" w:hAnsi="Arial" w:cs="Arial"/>
                <w:b/>
                <w:bCs/>
              </w:rPr>
              <w:t>identificador</w:t>
            </w:r>
            <w:r>
              <w:rPr>
                <w:rFonts w:ascii="Arial" w:hAnsi="Arial" w:cs="Arial"/>
              </w:rPr>
              <w:t>.lexema)</w:t>
            </w:r>
          </w:p>
          <w:p w14:paraId="707DAA15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>type</w:t>
            </w:r>
            <w:r w:rsidRPr="00D4050E">
              <w:rPr>
                <w:rFonts w:ascii="Arial" w:hAnsi="Arial" w:cs="Arial"/>
              </w:rPr>
              <w:t xml:space="preserve"> 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1FF2D759" w14:textId="77777777" w:rsidR="00E31F79" w:rsidRPr="00732B3B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 xml:space="preserve">Dec.a = dec_type(Tipo.a, </w:t>
            </w:r>
            <w:r w:rsidRPr="00732B3B">
              <w:rPr>
                <w:rFonts w:ascii="Arial" w:hAnsi="Arial" w:cs="Arial"/>
                <w:b/>
                <w:bCs/>
              </w:rPr>
              <w:t>identificador</w:t>
            </w:r>
            <w:r>
              <w:rPr>
                <w:rFonts w:ascii="Arial" w:hAnsi="Arial" w:cs="Arial"/>
              </w:rPr>
              <w:t>.lexema)</w:t>
            </w:r>
          </w:p>
          <w:p w14:paraId="423C4494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Dec -&gt; </w:t>
            </w:r>
            <w:r w:rsidRPr="00D4050E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D4050E">
              <w:rPr>
                <w:rFonts w:ascii="Arial" w:hAnsi="Arial" w:cs="Arial"/>
              </w:rPr>
              <w:t>ParForm Bloque</w:t>
            </w:r>
          </w:p>
          <w:p w14:paraId="1D1FB40A" w14:textId="77777777" w:rsidR="00E31F79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Dec.a = dec_proc(</w:t>
            </w:r>
            <w:r w:rsidRPr="00732B3B">
              <w:rPr>
                <w:rFonts w:ascii="Arial" w:hAnsi="Arial" w:cs="Arial"/>
                <w:b/>
                <w:bCs/>
              </w:rPr>
              <w:t>identificador</w:t>
            </w:r>
            <w:r>
              <w:rPr>
                <w:rFonts w:ascii="Arial" w:hAnsi="Arial" w:cs="Arial"/>
              </w:rPr>
              <w:t>.lexema, ParForm.a, Bloque.a)</w:t>
            </w:r>
          </w:p>
          <w:p w14:paraId="644AA80A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1F1D819E" w14:textId="77777777" w:rsidR="00E31F79" w:rsidRPr="00D4050E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ParForm -&gt; </w:t>
            </w:r>
            <w:r w:rsidRPr="00D4050E">
              <w:rPr>
                <w:rFonts w:ascii="Arial" w:hAnsi="Arial" w:cs="Arial"/>
                <w:b/>
                <w:bCs/>
              </w:rPr>
              <w:t xml:space="preserve">( </w:t>
            </w:r>
            <w:r w:rsidRPr="00D4050E">
              <w:rPr>
                <w:rFonts w:ascii="Arial" w:hAnsi="Arial" w:cs="Arial"/>
              </w:rPr>
              <w:t xml:space="preserve">LParams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4A025926" w14:textId="77777777" w:rsidR="00E31F79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>ParForm.a = LParams.a</w:t>
            </w:r>
          </w:p>
          <w:p w14:paraId="5722DCF9" w14:textId="77777777" w:rsidR="00E31F79" w:rsidRDefault="00E31F79" w:rsidP="00E31F79">
            <w:pPr>
              <w:rPr>
                <w:rFonts w:ascii="Arial" w:hAnsi="Arial" w:cs="Arial"/>
                <w:highlight w:val="yellow"/>
              </w:rPr>
            </w:pPr>
          </w:p>
          <w:p w14:paraId="6F8411F3" w14:textId="77777777" w:rsidR="00E31F79" w:rsidRPr="008C621C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8C621C">
              <w:rPr>
                <w:rFonts w:ascii="Arial" w:hAnsi="Arial" w:cs="Arial"/>
                <w:highlight w:val="green"/>
              </w:rPr>
              <w:t>LParams -&gt; Param RLParams</w:t>
            </w:r>
          </w:p>
          <w:p w14:paraId="38B17AC8" w14:textId="77777777" w:rsidR="00E31F79" w:rsidRPr="008C621C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8C621C">
              <w:rPr>
                <w:rFonts w:ascii="Arial" w:hAnsi="Arial" w:cs="Arial"/>
                <w:highlight w:val="green"/>
              </w:rPr>
              <w:t xml:space="preserve">   RLParams.ah = lparams_1(Param.a)</w:t>
            </w:r>
          </w:p>
          <w:p w14:paraId="0BC02CE4" w14:textId="77777777" w:rsidR="00E31F79" w:rsidRPr="008C621C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8C621C">
              <w:rPr>
                <w:rFonts w:ascii="Arial" w:hAnsi="Arial" w:cs="Arial"/>
                <w:highlight w:val="green"/>
              </w:rPr>
              <w:t xml:space="preserve">   LParams.a = RLParams.a</w:t>
            </w:r>
          </w:p>
          <w:p w14:paraId="6686DF52" w14:textId="77777777" w:rsidR="00E31F79" w:rsidRPr="008C621C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8C621C">
              <w:rPr>
                <w:rFonts w:ascii="Arial" w:hAnsi="Arial" w:cs="Arial"/>
                <w:highlight w:val="green"/>
              </w:rPr>
              <w:t xml:space="preserve">RLParams -&gt; </w:t>
            </w:r>
            <w:r w:rsidRPr="008C621C">
              <w:rPr>
                <w:rFonts w:ascii="Arial" w:hAnsi="Arial" w:cs="Arial"/>
                <w:b/>
                <w:bCs/>
                <w:highlight w:val="green"/>
              </w:rPr>
              <w:t xml:space="preserve">, </w:t>
            </w:r>
            <w:r w:rsidRPr="008C621C">
              <w:rPr>
                <w:rFonts w:ascii="Arial" w:hAnsi="Arial" w:cs="Arial"/>
                <w:highlight w:val="green"/>
              </w:rPr>
              <w:t>Param RLParams</w:t>
            </w:r>
          </w:p>
          <w:p w14:paraId="5F324B57" w14:textId="77777777" w:rsidR="00E31F79" w:rsidRPr="008C621C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8C621C">
              <w:rPr>
                <w:rFonts w:ascii="Arial" w:hAnsi="Arial" w:cs="Arial"/>
                <w:highlight w:val="green"/>
              </w:rPr>
              <w:t xml:space="preserve">   RLParams</w:t>
            </w:r>
            <w:r w:rsidRPr="008C621C">
              <w:rPr>
                <w:rFonts w:ascii="Arial" w:hAnsi="Arial" w:cs="Arial"/>
                <w:highlight w:val="green"/>
                <w:vertAlign w:val="subscript"/>
              </w:rPr>
              <w:t>1</w:t>
            </w:r>
            <w:r w:rsidRPr="008C621C">
              <w:rPr>
                <w:rFonts w:ascii="Arial" w:hAnsi="Arial" w:cs="Arial"/>
                <w:highlight w:val="green"/>
              </w:rPr>
              <w:t>.ah = lparams_muchos(RLParams</w:t>
            </w:r>
            <w:r w:rsidRPr="008C621C">
              <w:rPr>
                <w:rFonts w:ascii="Arial" w:hAnsi="Arial" w:cs="Arial"/>
                <w:highlight w:val="green"/>
                <w:vertAlign w:val="subscript"/>
              </w:rPr>
              <w:t>0</w:t>
            </w:r>
            <w:r w:rsidRPr="008C621C">
              <w:rPr>
                <w:rFonts w:ascii="Arial" w:hAnsi="Arial" w:cs="Arial"/>
                <w:highlight w:val="green"/>
              </w:rPr>
              <w:t>.ah, Param.a)</w:t>
            </w:r>
          </w:p>
          <w:p w14:paraId="278140CB" w14:textId="77777777" w:rsidR="00E31F79" w:rsidRPr="008C621C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8C621C">
              <w:rPr>
                <w:rFonts w:ascii="Arial" w:hAnsi="Arial" w:cs="Arial"/>
                <w:highlight w:val="green"/>
              </w:rPr>
              <w:t xml:space="preserve">   RLParams</w:t>
            </w:r>
            <w:r w:rsidRPr="008C621C">
              <w:rPr>
                <w:rFonts w:ascii="Arial" w:hAnsi="Arial" w:cs="Arial"/>
                <w:highlight w:val="green"/>
                <w:vertAlign w:val="subscript"/>
              </w:rPr>
              <w:t>0</w:t>
            </w:r>
            <w:r w:rsidRPr="008C621C">
              <w:rPr>
                <w:rFonts w:ascii="Arial" w:hAnsi="Arial" w:cs="Arial"/>
                <w:highlight w:val="green"/>
              </w:rPr>
              <w:t>.a = RLParams</w:t>
            </w:r>
            <w:r w:rsidRPr="008C621C">
              <w:rPr>
                <w:rFonts w:ascii="Arial" w:hAnsi="Arial" w:cs="Arial"/>
                <w:highlight w:val="green"/>
                <w:vertAlign w:val="subscript"/>
              </w:rPr>
              <w:t>1</w:t>
            </w:r>
            <w:r w:rsidRPr="008C621C">
              <w:rPr>
                <w:rFonts w:ascii="Arial" w:hAnsi="Arial" w:cs="Arial"/>
                <w:highlight w:val="green"/>
              </w:rPr>
              <w:t>.a</w:t>
            </w:r>
          </w:p>
          <w:p w14:paraId="249F6CB6" w14:textId="77777777" w:rsidR="00E31F79" w:rsidRPr="008C621C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8C621C">
              <w:rPr>
                <w:rFonts w:ascii="Arial" w:hAnsi="Arial" w:cs="Arial"/>
                <w:highlight w:val="green"/>
              </w:rPr>
              <w:t>RLParams -&gt; ε</w:t>
            </w:r>
          </w:p>
          <w:p w14:paraId="131A481A" w14:textId="77777777" w:rsidR="00E31F79" w:rsidRPr="008C621C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8C621C">
              <w:rPr>
                <w:rFonts w:ascii="Arial" w:hAnsi="Arial" w:cs="Arial"/>
                <w:highlight w:val="green"/>
              </w:rPr>
              <w:t xml:space="preserve">   RLParams.a = RLParams.ah</w:t>
            </w:r>
          </w:p>
          <w:p w14:paraId="724CD9F2" w14:textId="77777777" w:rsidR="00E31F79" w:rsidRPr="008C621C" w:rsidRDefault="00E31F79" w:rsidP="00E31F79">
            <w:pPr>
              <w:rPr>
                <w:rFonts w:ascii="Arial" w:hAnsi="Arial" w:cs="Arial"/>
                <w:highlight w:val="green"/>
              </w:rPr>
            </w:pPr>
            <w:r w:rsidRPr="008C621C">
              <w:rPr>
                <w:rFonts w:ascii="Arial" w:hAnsi="Arial" w:cs="Arial"/>
                <w:highlight w:val="green"/>
              </w:rPr>
              <w:t>LParams -&gt; ε</w:t>
            </w:r>
          </w:p>
          <w:p w14:paraId="09520437" w14:textId="45F8D3C2" w:rsidR="00E31F79" w:rsidRPr="008C621C" w:rsidRDefault="00E31F79" w:rsidP="00E31F79">
            <w:pPr>
              <w:rPr>
                <w:rFonts w:ascii="Arial" w:hAnsi="Arial" w:cs="Arial"/>
              </w:rPr>
            </w:pPr>
            <w:r w:rsidRPr="008C621C">
              <w:rPr>
                <w:rFonts w:ascii="Arial" w:hAnsi="Arial" w:cs="Arial"/>
                <w:highlight w:val="green"/>
              </w:rPr>
              <w:t xml:space="preserve">   LParams</w:t>
            </w:r>
            <w:ins w:id="32" w:author="Borja Aday Guadalupe Luis" w:date="2021-05-19T20:53:00Z">
              <w:r w:rsidR="00020F52">
                <w:rPr>
                  <w:rFonts w:ascii="Arial" w:hAnsi="Arial" w:cs="Arial"/>
                  <w:highlight w:val="green"/>
                </w:rPr>
                <w:t>.a =</w:t>
              </w:r>
            </w:ins>
            <w:del w:id="33" w:author="Borja Aday Guadalupe Luis" w:date="2021-05-19T20:53:00Z">
              <w:r w:rsidRPr="008C621C" w:rsidDel="00020F52">
                <w:rPr>
                  <w:rFonts w:ascii="Arial" w:hAnsi="Arial" w:cs="Arial"/>
                  <w:highlight w:val="green"/>
                </w:rPr>
                <w:delText xml:space="preserve"> -&gt;</w:delText>
              </w:r>
            </w:del>
            <w:r w:rsidRPr="008C621C">
              <w:rPr>
                <w:rFonts w:ascii="Arial" w:hAnsi="Arial" w:cs="Arial"/>
                <w:highlight w:val="green"/>
              </w:rPr>
              <w:t xml:space="preserve"> </w:t>
            </w:r>
            <w:r w:rsidRPr="008C621C">
              <w:rPr>
                <w:rFonts w:ascii="Arial" w:hAnsi="Arial" w:cs="Arial"/>
                <w:b/>
                <w:bCs/>
                <w:highlight w:val="green"/>
              </w:rPr>
              <w:t>null</w:t>
            </w:r>
          </w:p>
          <w:p w14:paraId="2A7869A7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687A03EE" w14:textId="77777777" w:rsidR="00E31F79" w:rsidRPr="00BA7782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BA7782">
              <w:rPr>
                <w:rFonts w:ascii="Arial" w:hAnsi="Arial" w:cs="Arial"/>
              </w:rPr>
              <w:t>Param -&gt; Tipo Referencia</w:t>
            </w:r>
            <w:r w:rsidRPr="00BA7782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2BF5C09E" w14:textId="073344D1" w:rsidR="00E31F79" w:rsidRPr="00BA7782" w:rsidRDefault="00E31F79" w:rsidP="00E31F79">
            <w:pPr>
              <w:rPr>
                <w:rFonts w:ascii="Arial" w:hAnsi="Arial" w:cs="Arial"/>
              </w:rPr>
            </w:pPr>
            <w:r w:rsidRPr="00BA7782">
              <w:rPr>
                <w:rFonts w:ascii="Arial" w:hAnsi="Arial" w:cs="Arial"/>
                <w:b/>
                <w:bCs/>
              </w:rPr>
              <w:t xml:space="preserve">   </w:t>
            </w:r>
            <w:r w:rsidRPr="00BA7782">
              <w:rPr>
                <w:rFonts w:ascii="Arial" w:hAnsi="Arial" w:cs="Arial"/>
              </w:rPr>
              <w:t xml:space="preserve">Param.a = param(Tipo.a, Referencia.a, </w:t>
            </w:r>
            <w:r w:rsidRPr="00BA7782">
              <w:rPr>
                <w:rFonts w:ascii="Arial" w:hAnsi="Arial" w:cs="Arial"/>
                <w:b/>
                <w:bCs/>
              </w:rPr>
              <w:t>identificador</w:t>
            </w:r>
            <w:r w:rsidRPr="00BA7782">
              <w:rPr>
                <w:rFonts w:ascii="Arial" w:hAnsi="Arial" w:cs="Arial"/>
              </w:rPr>
              <w:t>.lex</w:t>
            </w:r>
            <w:r w:rsidR="00495831">
              <w:rPr>
                <w:rFonts w:ascii="Arial" w:hAnsi="Arial" w:cs="Arial"/>
              </w:rPr>
              <w:t>ema</w:t>
            </w:r>
            <w:r w:rsidRPr="00BA7782">
              <w:rPr>
                <w:rFonts w:ascii="Arial" w:hAnsi="Arial" w:cs="Arial"/>
              </w:rPr>
              <w:t>)</w:t>
            </w:r>
          </w:p>
          <w:p w14:paraId="0DEB2A3E" w14:textId="77777777" w:rsidR="00E31F79" w:rsidRPr="00BA7782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BA7782">
              <w:rPr>
                <w:rFonts w:ascii="Arial" w:hAnsi="Arial" w:cs="Arial"/>
              </w:rPr>
              <w:t xml:space="preserve">Referencia -&gt; </w:t>
            </w:r>
            <w:r w:rsidRPr="00BA7782">
              <w:rPr>
                <w:rFonts w:ascii="Arial" w:hAnsi="Arial" w:cs="Arial"/>
                <w:b/>
                <w:bCs/>
              </w:rPr>
              <w:t>&amp;</w:t>
            </w:r>
          </w:p>
          <w:p w14:paraId="11C052E2" w14:textId="77777777" w:rsidR="00E31F79" w:rsidRPr="00BA7782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BA7782">
              <w:rPr>
                <w:rFonts w:ascii="Arial" w:hAnsi="Arial" w:cs="Arial"/>
              </w:rPr>
              <w:t xml:space="preserve">   Referencia.a = referencia()</w:t>
            </w:r>
          </w:p>
          <w:p w14:paraId="1A387116" w14:textId="77777777" w:rsidR="00E31F79" w:rsidRPr="00BA7782" w:rsidRDefault="00E31F79" w:rsidP="00E31F79">
            <w:pPr>
              <w:rPr>
                <w:rFonts w:ascii="Arial" w:hAnsi="Arial" w:cs="Arial"/>
              </w:rPr>
            </w:pPr>
            <w:r w:rsidRPr="00BA7782">
              <w:rPr>
                <w:rFonts w:ascii="Arial" w:hAnsi="Arial" w:cs="Arial"/>
              </w:rPr>
              <w:t>Referencia -&gt; ε</w:t>
            </w:r>
          </w:p>
          <w:p w14:paraId="02570953" w14:textId="77777777" w:rsidR="00E31F79" w:rsidRPr="00BA7782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BA7782">
              <w:rPr>
                <w:rFonts w:ascii="Arial" w:hAnsi="Arial" w:cs="Arial"/>
              </w:rPr>
              <w:t xml:space="preserve">   Referencia.a = </w:t>
            </w:r>
            <w:r w:rsidRPr="003C6BD5">
              <w:rPr>
                <w:rFonts w:ascii="Arial" w:hAnsi="Arial" w:cs="Arial"/>
                <w:b/>
                <w:bCs/>
                <w:highlight w:val="green"/>
              </w:rPr>
              <w:t>null</w:t>
            </w:r>
          </w:p>
          <w:p w14:paraId="600D6EB2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3364AED9" w14:textId="77777777" w:rsidR="00E31F79" w:rsidRPr="00495831" w:rsidRDefault="00E31F79" w:rsidP="00E31F79">
            <w:pPr>
              <w:ind w:left="708" w:hanging="708"/>
              <w:rPr>
                <w:ins w:id="34" w:author="Borja Aday Guadalupe Luis" w:date="2021-05-19T19:44:00Z"/>
                <w:rFonts w:ascii="Arial" w:hAnsi="Arial" w:cs="Arial"/>
              </w:rPr>
            </w:pPr>
            <w:r w:rsidRPr="00495831">
              <w:rPr>
                <w:rFonts w:ascii="Arial" w:hAnsi="Arial" w:cs="Arial"/>
              </w:rPr>
              <w:t xml:space="preserve">Bloque -&gt; </w:t>
            </w:r>
            <w:r w:rsidRPr="00495831">
              <w:rPr>
                <w:rFonts w:ascii="Arial" w:hAnsi="Arial" w:cs="Arial"/>
                <w:b/>
                <w:bCs/>
              </w:rPr>
              <w:t>{</w:t>
            </w:r>
            <w:r w:rsidRPr="00495831">
              <w:rPr>
                <w:rFonts w:ascii="Arial" w:hAnsi="Arial" w:cs="Arial"/>
              </w:rPr>
              <w:t xml:space="preserve"> ProgramaBloque </w:t>
            </w:r>
            <w:r w:rsidRPr="00495831">
              <w:rPr>
                <w:rFonts w:ascii="Arial" w:hAnsi="Arial" w:cs="Arial"/>
                <w:b/>
                <w:bCs/>
              </w:rPr>
              <w:t>}</w:t>
            </w:r>
          </w:p>
          <w:p w14:paraId="38948AA2" w14:textId="77777777" w:rsidR="00E31F79" w:rsidRPr="00495831" w:rsidRDefault="00E31F79" w:rsidP="00E31F79">
            <w:pPr>
              <w:ind w:left="708" w:hanging="708"/>
              <w:rPr>
                <w:rFonts w:ascii="Arial" w:hAnsi="Arial" w:cs="Arial"/>
              </w:rPr>
            </w:pPr>
            <w:ins w:id="35" w:author="Borja Aday Guadalupe Luis" w:date="2021-05-19T19:44:00Z">
              <w:r w:rsidRPr="00495831">
                <w:rPr>
                  <w:rFonts w:ascii="Arial" w:hAnsi="Arial" w:cs="Arial"/>
                </w:rPr>
                <w:t xml:space="preserve">   Bloque.a = blo</w:t>
              </w:r>
            </w:ins>
            <w:ins w:id="36" w:author="Borja Aday Guadalupe Luis" w:date="2021-05-19T19:45:00Z">
              <w:r w:rsidRPr="00495831">
                <w:rPr>
                  <w:rFonts w:ascii="Arial" w:hAnsi="Arial" w:cs="Arial"/>
                </w:rPr>
                <w:t>que(ProgramaBloque.a)</w:t>
              </w:r>
            </w:ins>
          </w:p>
          <w:p w14:paraId="35972D7D" w14:textId="77777777" w:rsidR="00E31F79" w:rsidRPr="00495831" w:rsidRDefault="00E31F79" w:rsidP="00E31F79">
            <w:pPr>
              <w:ind w:left="708" w:hanging="708"/>
              <w:rPr>
                <w:ins w:id="37" w:author="Borja Aday Guadalupe Luis" w:date="2021-05-19T19:45:00Z"/>
                <w:rFonts w:ascii="Arial" w:hAnsi="Arial" w:cs="Arial"/>
              </w:rPr>
            </w:pPr>
            <w:r w:rsidRPr="00495831">
              <w:rPr>
                <w:rFonts w:ascii="Arial" w:hAnsi="Arial" w:cs="Arial"/>
              </w:rPr>
              <w:t>ProgramaBloque -&gt; Programa</w:t>
            </w:r>
          </w:p>
          <w:p w14:paraId="03B8D693" w14:textId="77777777" w:rsidR="00E31F79" w:rsidRPr="00495831" w:rsidRDefault="00E31F79" w:rsidP="00E31F79">
            <w:pPr>
              <w:ind w:left="708" w:hanging="708"/>
              <w:rPr>
                <w:rFonts w:ascii="Arial" w:hAnsi="Arial" w:cs="Arial"/>
              </w:rPr>
            </w:pPr>
            <w:ins w:id="38" w:author="Borja Aday Guadalupe Luis" w:date="2021-05-19T19:45:00Z">
              <w:r w:rsidRPr="00495831">
                <w:rPr>
                  <w:rFonts w:ascii="Arial" w:hAnsi="Arial" w:cs="Arial"/>
                </w:rPr>
                <w:t xml:space="preserve">   ProgramaBloque.a = Programa.a</w:t>
              </w:r>
            </w:ins>
          </w:p>
          <w:p w14:paraId="650C87C9" w14:textId="77777777" w:rsidR="00E31F79" w:rsidRPr="00495831" w:rsidRDefault="00E31F79" w:rsidP="00E31F79">
            <w:pPr>
              <w:ind w:left="708" w:hanging="708"/>
              <w:rPr>
                <w:ins w:id="39" w:author="Borja Aday Guadalupe Luis" w:date="2021-05-19T19:45:00Z"/>
                <w:rFonts w:ascii="Arial" w:hAnsi="Arial" w:cs="Arial"/>
              </w:rPr>
            </w:pPr>
            <w:r w:rsidRPr="00495831">
              <w:rPr>
                <w:rFonts w:ascii="Arial" w:hAnsi="Arial" w:cs="Arial"/>
              </w:rPr>
              <w:t xml:space="preserve">ProgramaBloque -&gt; </w:t>
            </w:r>
            <w:ins w:id="40" w:author="Borja Aday Guadalupe Luis" w:date="2021-05-19T19:44:00Z">
              <w:r w:rsidRPr="00495831">
                <w:rPr>
                  <w:rFonts w:ascii="Arial" w:hAnsi="Arial" w:cs="Arial"/>
                </w:rPr>
                <w:t>ε</w:t>
              </w:r>
            </w:ins>
          </w:p>
          <w:p w14:paraId="2CC227AD" w14:textId="77777777" w:rsidR="00E31F79" w:rsidRPr="00495831" w:rsidRDefault="00E31F79" w:rsidP="00E31F79">
            <w:pPr>
              <w:ind w:left="708" w:hanging="708"/>
              <w:rPr>
                <w:rFonts w:ascii="Arial" w:hAnsi="Arial" w:cs="Arial"/>
                <w:rPrChange w:id="41" w:author="Borja Aday Guadalupe Luis" w:date="2021-05-19T19:45:00Z">
                  <w:rPr>
                    <w:rFonts w:ascii="Arial" w:hAnsi="Arial" w:cs="Arial"/>
                    <w:b/>
                    <w:bCs/>
                    <w:u w:val="single"/>
                  </w:rPr>
                </w:rPrChange>
              </w:rPr>
            </w:pPr>
            <w:ins w:id="42" w:author="Borja Aday Guadalupe Luis" w:date="2021-05-19T19:45:00Z">
              <w:r w:rsidRPr="00495831">
                <w:rPr>
                  <w:rFonts w:ascii="Arial" w:hAnsi="Arial" w:cs="Arial"/>
                </w:rPr>
                <w:t xml:space="preserve">   ProgramaBloque.a = </w:t>
              </w:r>
              <w:r w:rsidRPr="00495831">
                <w:rPr>
                  <w:rFonts w:ascii="Arial" w:hAnsi="Arial" w:cs="Arial"/>
                  <w:b/>
                  <w:bCs/>
                  <w:highlight w:val="green"/>
                  <w:rPrChange w:id="43" w:author="Borja Aday Guadalupe Luis" w:date="2021-05-19T19:45:00Z">
                    <w:rPr/>
                  </w:rPrChange>
                </w:rPr>
                <w:t>null</w:t>
              </w:r>
            </w:ins>
          </w:p>
          <w:p w14:paraId="6C2FD19D" w14:textId="2F78E2C7" w:rsidR="00E31F79" w:rsidRDefault="00E31F79" w:rsidP="00E31F79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4BA0B858" w14:textId="6FCCEFD1" w:rsidR="00E31F79" w:rsidRDefault="00E31F79" w:rsidP="00E31F79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24191BB0" w14:textId="72480507" w:rsidR="00E31F79" w:rsidRDefault="00E31F79" w:rsidP="00E31F79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4FF5D26E" w14:textId="77777777" w:rsidR="00E31F79" w:rsidRPr="00D4050E" w:rsidRDefault="00E31F79" w:rsidP="00E31F79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018972F8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lastRenderedPageBreak/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int</w:t>
            </w:r>
          </w:p>
          <w:p w14:paraId="110C3C2F" w14:textId="77777777" w:rsidR="00E31F79" w:rsidRPr="00202E70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Tipo.a = tipo_int()</w:t>
            </w:r>
          </w:p>
          <w:p w14:paraId="1D6D915F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real</w:t>
            </w:r>
          </w:p>
          <w:p w14:paraId="0F6EB4A1" w14:textId="77777777" w:rsidR="00E31F79" w:rsidRPr="00202E70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 xml:space="preserve">Tipo.a = </w:t>
            </w:r>
            <w:r>
              <w:rPr>
                <w:rFonts w:ascii="Arial" w:hAnsi="Arial" w:cs="Arial"/>
              </w:rPr>
              <w:t>tipo_real</w:t>
            </w:r>
            <w:r w:rsidRPr="00202E70">
              <w:rPr>
                <w:rFonts w:ascii="Arial" w:hAnsi="Arial" w:cs="Arial"/>
              </w:rPr>
              <w:t>l()</w:t>
            </w:r>
          </w:p>
          <w:p w14:paraId="25144EC8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bool</w:t>
            </w:r>
          </w:p>
          <w:p w14:paraId="171F1907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 xml:space="preserve">Tipo.a = </w:t>
            </w:r>
            <w:r>
              <w:rPr>
                <w:rFonts w:ascii="Arial" w:hAnsi="Arial" w:cs="Arial"/>
              </w:rPr>
              <w:t>tipo_</w:t>
            </w:r>
            <w:r w:rsidRPr="00202E70">
              <w:rPr>
                <w:rFonts w:ascii="Arial" w:hAnsi="Arial" w:cs="Arial"/>
              </w:rPr>
              <w:t>bool()</w:t>
            </w:r>
          </w:p>
          <w:p w14:paraId="1F0FCC84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string</w:t>
            </w:r>
          </w:p>
          <w:p w14:paraId="3C25B12B" w14:textId="77777777" w:rsidR="00E31F79" w:rsidRPr="00202E70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 xml:space="preserve">Tipo.a = </w:t>
            </w:r>
            <w:r>
              <w:rPr>
                <w:rFonts w:ascii="Arial" w:hAnsi="Arial" w:cs="Arial"/>
              </w:rPr>
              <w:t>tipo_string</w:t>
            </w:r>
            <w:r w:rsidRPr="00202E70">
              <w:rPr>
                <w:rFonts w:ascii="Arial" w:hAnsi="Arial" w:cs="Arial"/>
              </w:rPr>
              <w:t>()</w:t>
            </w:r>
          </w:p>
          <w:p w14:paraId="0D0A8C36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68B1BDA5" w14:textId="77777777" w:rsidR="00E31F79" w:rsidRPr="00202E70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>Tipo.a = tipo_id(</w:t>
            </w:r>
            <w:r w:rsidRPr="00202E70">
              <w:rPr>
                <w:rFonts w:ascii="Arial" w:hAnsi="Arial" w:cs="Arial"/>
                <w:b/>
                <w:bCs/>
              </w:rPr>
              <w:t>identificador</w:t>
            </w:r>
            <w:r w:rsidRPr="00202E70">
              <w:rPr>
                <w:rFonts w:ascii="Arial" w:hAnsi="Arial" w:cs="Arial"/>
              </w:rPr>
              <w:t>.lexema)</w:t>
            </w:r>
          </w:p>
          <w:p w14:paraId="05C54E78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D4050E">
              <w:rPr>
                <w:rFonts w:ascii="Arial" w:hAnsi="Arial" w:cs="Arial"/>
              </w:rPr>
              <w:t>Tipo</w:t>
            </w:r>
          </w:p>
          <w:p w14:paraId="7D5FF7CE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Tipo.a = tipo_array(</w:t>
            </w:r>
            <w:r w:rsidRPr="00202E70">
              <w:rPr>
                <w:rFonts w:ascii="Arial" w:hAnsi="Arial" w:cs="Arial"/>
                <w:b/>
                <w:bCs/>
              </w:rPr>
              <w:t>numEnt</w:t>
            </w:r>
            <w:r>
              <w:rPr>
                <w:rFonts w:ascii="Arial" w:hAnsi="Arial" w:cs="Arial"/>
              </w:rPr>
              <w:t>.lexema, Tipo.a)</w:t>
            </w:r>
          </w:p>
          <w:p w14:paraId="65B28C1A" w14:textId="77777777" w:rsidR="00E31F79" w:rsidRPr="00D4050E" w:rsidRDefault="00E31F79" w:rsidP="00E31F79">
            <w:pPr>
              <w:rPr>
                <w:rFonts w:ascii="Arial" w:hAnsi="Arial" w:cs="Arial"/>
                <w:b/>
                <w:bCs/>
                <w:u w:val="single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record { </w:t>
            </w:r>
            <w:r w:rsidRPr="00D4050E">
              <w:rPr>
                <w:rFonts w:ascii="Arial" w:hAnsi="Arial" w:cs="Arial"/>
              </w:rPr>
              <w:t xml:space="preserve">LCampos </w:t>
            </w:r>
            <w:r w:rsidRPr="00D4050E">
              <w:rPr>
                <w:rFonts w:ascii="Arial" w:hAnsi="Arial" w:cs="Arial"/>
                <w:b/>
                <w:bCs/>
              </w:rPr>
              <w:t>}</w:t>
            </w:r>
          </w:p>
          <w:p w14:paraId="0DB59B70" w14:textId="77777777" w:rsidR="00E31F79" w:rsidRPr="00202E70" w:rsidRDefault="00E31F79" w:rsidP="00E31F79">
            <w:pPr>
              <w:rPr>
                <w:rFonts w:ascii="Arial" w:hAnsi="Arial" w:cs="Arial"/>
              </w:rPr>
            </w:pPr>
            <w:r w:rsidRPr="00202E70">
              <w:rPr>
                <w:rFonts w:ascii="Arial" w:hAnsi="Arial" w:cs="Arial"/>
              </w:rPr>
              <w:t xml:space="preserve">   Tipo.a = </w:t>
            </w:r>
            <w:r>
              <w:rPr>
                <w:rFonts w:ascii="Arial" w:hAnsi="Arial" w:cs="Arial"/>
              </w:rPr>
              <w:t>tipo_record(LCampos.a)</w:t>
            </w:r>
          </w:p>
          <w:p w14:paraId="0B18D0F0" w14:textId="77777777" w:rsidR="00E31F79" w:rsidRDefault="00E31F79" w:rsidP="00E31F79">
            <w:pPr>
              <w:rPr>
                <w:rFonts w:ascii="Arial" w:hAnsi="Arial" w:cs="Arial"/>
              </w:rPr>
            </w:pPr>
          </w:p>
          <w:p w14:paraId="521431F9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8C621C">
              <w:rPr>
                <w:rFonts w:ascii="Arial" w:hAnsi="Arial" w:cs="Arial"/>
                <w:highlight w:val="green"/>
                <w:lang w:val="es"/>
              </w:rPr>
              <w:t>LCampos -&gt; Campo RLCampos</w:t>
            </w:r>
          </w:p>
          <w:p w14:paraId="6BCDEC6E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  RLCampos.ah = </w:t>
            </w:r>
            <w:r w:rsidRPr="008C621C">
              <w:rPr>
                <w:rFonts w:ascii="Arial" w:hAnsi="Arial" w:cs="Arial"/>
                <w:highlight w:val="green"/>
              </w:rPr>
              <w:t>lcampos_1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(Campo.a)</w:t>
            </w:r>
          </w:p>
          <w:p w14:paraId="55F42308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  LCampos.a = RLCampos.a</w:t>
            </w:r>
          </w:p>
          <w:p w14:paraId="11F0D97A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RLCampos -&gt; </w:t>
            </w:r>
            <w:r w:rsidRPr="008C621C">
              <w:rPr>
                <w:rFonts w:ascii="Arial" w:hAnsi="Arial" w:cs="Arial"/>
                <w:b/>
                <w:bCs/>
                <w:highlight w:val="green"/>
                <w:lang w:val="es"/>
              </w:rPr>
              <w:t>;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Campo RLCampos</w:t>
            </w:r>
          </w:p>
          <w:p w14:paraId="5FD3E28D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  RLCampos</w:t>
            </w:r>
            <w:r w:rsidRPr="008C621C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>.ah = lcampos_muchos(RLCampos</w:t>
            </w:r>
            <w:r w:rsidRPr="008C621C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>.ah, Campo.a)</w:t>
            </w:r>
          </w:p>
          <w:p w14:paraId="5EA73521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  RLCampos</w:t>
            </w:r>
            <w:r w:rsidRPr="008C621C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>.a = RLCampos</w:t>
            </w:r>
            <w:r w:rsidRPr="008C621C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4FAE2122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RLCampos -&gt; </w:t>
            </w:r>
            <w:r w:rsidRPr="008C621C">
              <w:rPr>
                <w:rFonts w:ascii="Arial" w:hAnsi="Arial" w:cs="Arial"/>
                <w:highlight w:val="green"/>
              </w:rPr>
              <w:t>ε</w:t>
            </w:r>
          </w:p>
          <w:p w14:paraId="6639EFA3" w14:textId="77777777" w:rsidR="00E31F79" w:rsidRPr="00A01AC5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8C621C">
              <w:rPr>
                <w:rFonts w:ascii="Arial" w:hAnsi="Arial" w:cs="Arial"/>
                <w:highlight w:val="green"/>
              </w:rPr>
              <w:t xml:space="preserve">   RLCampos.a = RLCampos.ah</w:t>
            </w:r>
          </w:p>
          <w:p w14:paraId="57AB3BB2" w14:textId="77777777" w:rsidR="00E31F79" w:rsidRPr="00D4050E" w:rsidDel="007726C8" w:rsidRDefault="00E31F79" w:rsidP="00E31F79">
            <w:pPr>
              <w:rPr>
                <w:del w:id="44" w:author="Borja Aday Guadalupe Luis" w:date="2021-05-19T20:08:00Z"/>
                <w:rFonts w:ascii="Arial" w:hAnsi="Arial" w:cs="Arial"/>
              </w:rPr>
            </w:pPr>
          </w:p>
          <w:p w14:paraId="5F1E02B0" w14:textId="77777777" w:rsidR="00E31F79" w:rsidDel="007726C8" w:rsidRDefault="00E31F79" w:rsidP="00E31F79">
            <w:pPr>
              <w:rPr>
                <w:del w:id="45" w:author="Borja Aday Guadalupe Luis" w:date="2021-05-19T20:08:00Z"/>
                <w:rFonts w:ascii="Arial" w:hAnsi="Arial" w:cs="Arial"/>
              </w:rPr>
            </w:pPr>
          </w:p>
          <w:p w14:paraId="1D5A10C7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234258EB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Campo -&gt; Tipo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4359F2CF" w14:textId="77777777" w:rsidR="00E31F79" w:rsidRPr="00202E70" w:rsidRDefault="00E31F79" w:rsidP="00E31F79"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202E70">
              <w:rPr>
                <w:rFonts w:ascii="Arial" w:hAnsi="Arial" w:cs="Arial"/>
              </w:rPr>
              <w:t xml:space="preserve">Campo.a = campo(Tipo.a, </w:t>
            </w:r>
            <w:r w:rsidRPr="00202E70">
              <w:rPr>
                <w:rFonts w:ascii="Arial" w:hAnsi="Arial" w:cs="Arial"/>
                <w:b/>
                <w:bCs/>
              </w:rPr>
              <w:t>identificador</w:t>
            </w:r>
            <w:r w:rsidRPr="00202E70">
              <w:rPr>
                <w:rFonts w:ascii="Arial" w:hAnsi="Arial" w:cs="Arial"/>
              </w:rPr>
              <w:t xml:space="preserve">.lexema) </w:t>
            </w:r>
          </w:p>
          <w:p w14:paraId="6CC4B4F4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Tipo -&gt; </w:t>
            </w:r>
            <w:r w:rsidRPr="00D4050E">
              <w:rPr>
                <w:rFonts w:ascii="Arial" w:hAnsi="Arial" w:cs="Arial"/>
                <w:b/>
                <w:bCs/>
              </w:rPr>
              <w:t xml:space="preserve">pointer </w:t>
            </w:r>
            <w:r w:rsidRPr="00D4050E">
              <w:rPr>
                <w:rFonts w:ascii="Arial" w:hAnsi="Arial" w:cs="Arial"/>
              </w:rPr>
              <w:t>Tipo</w:t>
            </w:r>
          </w:p>
          <w:p w14:paraId="515EF8F7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Tipo.a = tipo_pointer(Tipo.a)</w:t>
            </w:r>
          </w:p>
          <w:p w14:paraId="4381ED2D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6A74C231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PInstrucciones -&gt; LIns</w:t>
            </w:r>
          </w:p>
          <w:p w14:paraId="1C4AD2C1" w14:textId="77777777" w:rsidR="00E31F79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Pinstrucciones.a = LIns.a</w:t>
            </w:r>
          </w:p>
          <w:p w14:paraId="7D8400BD" w14:textId="77777777" w:rsidR="00E31F79" w:rsidDel="007726C8" w:rsidRDefault="00E31F79" w:rsidP="00E31F79">
            <w:pPr>
              <w:rPr>
                <w:del w:id="46" w:author="Borja Aday Guadalupe Luis" w:date="2021-05-19T20:08:00Z"/>
                <w:rFonts w:ascii="Arial" w:hAnsi="Arial" w:cs="Arial"/>
              </w:rPr>
            </w:pPr>
          </w:p>
          <w:p w14:paraId="4C1D4F91" w14:textId="77777777" w:rsidR="00E31F79" w:rsidDel="007726C8" w:rsidRDefault="00E31F79" w:rsidP="00E31F79">
            <w:pPr>
              <w:rPr>
                <w:del w:id="47" w:author="Borja Aday Guadalupe Luis" w:date="2021-05-19T20:08:00Z"/>
                <w:rFonts w:ascii="Arial" w:hAnsi="Arial" w:cs="Arial"/>
              </w:rPr>
            </w:pPr>
          </w:p>
          <w:p w14:paraId="1B823FBA" w14:textId="77777777" w:rsidR="00E31F79" w:rsidRDefault="00E31F79" w:rsidP="00E31F79">
            <w:pPr>
              <w:rPr>
                <w:rFonts w:ascii="Arial" w:hAnsi="Arial" w:cs="Arial"/>
              </w:rPr>
            </w:pPr>
          </w:p>
          <w:p w14:paraId="6ED37213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>
              <w:rPr>
                <w:rFonts w:ascii="Arial" w:hAnsi="Arial" w:cs="Arial"/>
                <w:highlight w:val="green"/>
                <w:lang w:val="es"/>
              </w:rPr>
              <w:t>LIns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-&gt; 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</w:t>
            </w:r>
            <w:r>
              <w:rPr>
                <w:rFonts w:ascii="Arial" w:hAnsi="Arial" w:cs="Arial"/>
                <w:highlight w:val="green"/>
                <w:lang w:val="es"/>
              </w:rPr>
              <w:t>RLIns</w:t>
            </w:r>
          </w:p>
          <w:p w14:paraId="40CC22E3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  </w:t>
            </w:r>
            <w:r>
              <w:rPr>
                <w:rFonts w:ascii="Arial" w:hAnsi="Arial" w:cs="Arial"/>
                <w:highlight w:val="green"/>
                <w:lang w:val="es"/>
              </w:rPr>
              <w:t>RLIns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.ah = </w:t>
            </w:r>
            <w:r>
              <w:rPr>
                <w:rFonts w:ascii="Arial" w:hAnsi="Arial" w:cs="Arial"/>
                <w:highlight w:val="green"/>
              </w:rPr>
              <w:t>ins</w:t>
            </w:r>
            <w:r w:rsidRPr="008C621C">
              <w:rPr>
                <w:rFonts w:ascii="Arial" w:hAnsi="Arial" w:cs="Arial"/>
                <w:highlight w:val="green"/>
              </w:rPr>
              <w:t>_1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(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>.a)</w:t>
            </w:r>
          </w:p>
          <w:p w14:paraId="72632C2A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  </w:t>
            </w:r>
            <w:r>
              <w:rPr>
                <w:rFonts w:ascii="Arial" w:hAnsi="Arial" w:cs="Arial"/>
                <w:highlight w:val="green"/>
                <w:lang w:val="es"/>
              </w:rPr>
              <w:t>LIns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.a = </w:t>
            </w:r>
            <w:r>
              <w:rPr>
                <w:rFonts w:ascii="Arial" w:hAnsi="Arial" w:cs="Arial"/>
                <w:highlight w:val="green"/>
                <w:lang w:val="es"/>
              </w:rPr>
              <w:t>RLIns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61A22EF5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>
              <w:rPr>
                <w:rFonts w:ascii="Arial" w:hAnsi="Arial" w:cs="Arial"/>
                <w:highlight w:val="green"/>
                <w:lang w:val="es"/>
              </w:rPr>
              <w:t>RLIns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-&gt; </w:t>
            </w:r>
            <w:r w:rsidRPr="008C621C">
              <w:rPr>
                <w:rFonts w:ascii="Arial" w:hAnsi="Arial" w:cs="Arial"/>
                <w:b/>
                <w:bCs/>
                <w:highlight w:val="green"/>
                <w:lang w:val="es"/>
              </w:rPr>
              <w:t>;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</w:t>
            </w:r>
            <w:r>
              <w:rPr>
                <w:rFonts w:ascii="Arial" w:hAnsi="Arial" w:cs="Arial"/>
                <w:highlight w:val="green"/>
                <w:lang w:val="es"/>
              </w:rPr>
              <w:t>RLIns</w:t>
            </w:r>
          </w:p>
          <w:p w14:paraId="25F055D5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  </w:t>
            </w:r>
            <w:r>
              <w:rPr>
                <w:rFonts w:ascii="Arial" w:hAnsi="Arial" w:cs="Arial"/>
                <w:highlight w:val="green"/>
                <w:lang w:val="es"/>
              </w:rPr>
              <w:t>RLIns</w:t>
            </w:r>
            <w:r w:rsidRPr="008C621C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.ah = 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>_much</w:t>
            </w:r>
            <w:r>
              <w:rPr>
                <w:rFonts w:ascii="Arial" w:hAnsi="Arial" w:cs="Arial"/>
                <w:highlight w:val="green"/>
                <w:lang w:val="es"/>
              </w:rPr>
              <w:t>a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>s(</w:t>
            </w:r>
            <w:r>
              <w:rPr>
                <w:rFonts w:ascii="Arial" w:hAnsi="Arial" w:cs="Arial"/>
                <w:highlight w:val="green"/>
                <w:lang w:val="es"/>
              </w:rPr>
              <w:t>RLIns</w:t>
            </w:r>
            <w:r w:rsidRPr="008C621C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.ah, </w:t>
            </w:r>
            <w:r>
              <w:rPr>
                <w:rFonts w:ascii="Arial" w:hAnsi="Arial" w:cs="Arial"/>
                <w:highlight w:val="green"/>
                <w:lang w:val="es"/>
              </w:rPr>
              <w:t>Ins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>.a)</w:t>
            </w:r>
          </w:p>
          <w:p w14:paraId="10198447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  </w:t>
            </w:r>
            <w:r>
              <w:rPr>
                <w:rFonts w:ascii="Arial" w:hAnsi="Arial" w:cs="Arial"/>
                <w:highlight w:val="green"/>
                <w:lang w:val="es"/>
              </w:rPr>
              <w:t>RLIns</w:t>
            </w:r>
            <w:r w:rsidRPr="008C621C">
              <w:rPr>
                <w:rFonts w:ascii="Arial" w:hAnsi="Arial" w:cs="Arial"/>
                <w:highlight w:val="green"/>
                <w:vertAlign w:val="subscript"/>
                <w:lang w:val="es"/>
              </w:rPr>
              <w:t>0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.a = </w:t>
            </w:r>
            <w:r>
              <w:rPr>
                <w:rFonts w:ascii="Arial" w:hAnsi="Arial" w:cs="Arial"/>
                <w:highlight w:val="green"/>
                <w:lang w:val="es"/>
              </w:rPr>
              <w:t>RLIns</w:t>
            </w:r>
            <w:r w:rsidRPr="008C621C">
              <w:rPr>
                <w:rFonts w:ascii="Arial" w:hAnsi="Arial" w:cs="Arial"/>
                <w:highlight w:val="green"/>
                <w:vertAlign w:val="subscript"/>
                <w:lang w:val="es"/>
              </w:rPr>
              <w:t>1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>.a</w:t>
            </w:r>
          </w:p>
          <w:p w14:paraId="3DF45E9A" w14:textId="77777777" w:rsidR="00E31F79" w:rsidRPr="008C621C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>
              <w:rPr>
                <w:rFonts w:ascii="Arial" w:hAnsi="Arial" w:cs="Arial"/>
                <w:highlight w:val="green"/>
                <w:lang w:val="es"/>
              </w:rPr>
              <w:t>RLIns</w:t>
            </w:r>
            <w:r w:rsidRPr="008C621C">
              <w:rPr>
                <w:rFonts w:ascii="Arial" w:hAnsi="Arial" w:cs="Arial"/>
                <w:highlight w:val="green"/>
                <w:lang w:val="es"/>
              </w:rPr>
              <w:t xml:space="preserve"> -&gt; </w:t>
            </w:r>
            <w:r w:rsidRPr="008C621C">
              <w:rPr>
                <w:rFonts w:ascii="Arial" w:hAnsi="Arial" w:cs="Arial"/>
                <w:highlight w:val="green"/>
              </w:rPr>
              <w:t>ε</w:t>
            </w:r>
          </w:p>
          <w:p w14:paraId="62DE065F" w14:textId="77777777" w:rsidR="00E31F79" w:rsidRPr="00A01AC5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8C621C">
              <w:rPr>
                <w:rFonts w:ascii="Arial" w:hAnsi="Arial" w:cs="Arial"/>
                <w:highlight w:val="green"/>
              </w:rPr>
              <w:t xml:space="preserve">   </w:t>
            </w:r>
            <w:r>
              <w:rPr>
                <w:rFonts w:ascii="Arial" w:hAnsi="Arial" w:cs="Arial"/>
                <w:highlight w:val="green"/>
              </w:rPr>
              <w:t>RLIns</w:t>
            </w:r>
            <w:r w:rsidRPr="008C621C">
              <w:rPr>
                <w:rFonts w:ascii="Arial" w:hAnsi="Arial" w:cs="Arial"/>
                <w:highlight w:val="green"/>
              </w:rPr>
              <w:t xml:space="preserve">.a = </w:t>
            </w:r>
            <w:r>
              <w:rPr>
                <w:rFonts w:ascii="Arial" w:hAnsi="Arial" w:cs="Arial"/>
                <w:highlight w:val="green"/>
              </w:rPr>
              <w:t>RLIns</w:t>
            </w:r>
            <w:r w:rsidRPr="008C621C">
              <w:rPr>
                <w:rFonts w:ascii="Arial" w:hAnsi="Arial" w:cs="Arial"/>
                <w:highlight w:val="green"/>
              </w:rPr>
              <w:t>.ah</w:t>
            </w:r>
          </w:p>
          <w:p w14:paraId="7AA74ED6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7F887042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E0 </w:t>
            </w:r>
            <w:r w:rsidRPr="00D4050E">
              <w:rPr>
                <w:rFonts w:ascii="Arial" w:hAnsi="Arial" w:cs="Arial"/>
                <w:b/>
                <w:bCs/>
              </w:rPr>
              <w:t>=</w:t>
            </w:r>
            <w:r w:rsidRPr="00D4050E">
              <w:rPr>
                <w:rFonts w:ascii="Arial" w:hAnsi="Arial" w:cs="Arial"/>
              </w:rPr>
              <w:t xml:space="preserve"> E0</w:t>
            </w:r>
          </w:p>
          <w:p w14:paraId="2DFE6622" w14:textId="5BAD4EC6" w:rsidR="009E3F07" w:rsidRPr="009E3F07" w:rsidRDefault="00E31F79" w:rsidP="00FE5C53">
            <w:pPr>
              <w:rPr>
                <w:ins w:id="48" w:author="Borja Aday Guadalupe Luis" w:date="2021-05-19T20:31:00Z"/>
                <w:rFonts w:ascii="Arial" w:hAnsi="Arial" w:cs="Arial"/>
                <w:rPrChange w:id="49" w:author="Borja Aday Guadalupe Luis" w:date="2021-05-19T20:32:00Z">
                  <w:rPr>
                    <w:ins w:id="50" w:author="Borja Aday Guadalupe Luis" w:date="2021-05-19T20:31:00Z"/>
                  </w:rPr>
                </w:rPrChange>
              </w:rPr>
              <w:pPrChange w:id="51" w:author="Borja Aday Guadalupe Luis" w:date="2021-05-19T20:37:00Z">
                <w:pPr>
                  <w:pStyle w:val="NormalWeb"/>
                  <w:spacing w:before="0" w:beforeAutospacing="0" w:after="0" w:afterAutospacing="0"/>
                </w:pPr>
              </w:pPrChange>
            </w:pPr>
            <w:r>
              <w:rPr>
                <w:rFonts w:ascii="Arial" w:hAnsi="Arial" w:cs="Arial"/>
              </w:rPr>
              <w:t xml:space="preserve">   Ins.a = ins_asignacion(E0</w:t>
            </w:r>
            <w:r>
              <w:rPr>
                <w:rFonts w:ascii="Arial" w:hAnsi="Arial" w:cs="Arial"/>
                <w:vertAlign w:val="subscript"/>
              </w:rPr>
              <w:t>0</w:t>
            </w:r>
            <w:r>
              <w:rPr>
                <w:rFonts w:ascii="Arial" w:hAnsi="Arial" w:cs="Arial"/>
              </w:rPr>
              <w:t>.a, E0</w:t>
            </w:r>
            <w:r>
              <w:rPr>
                <w:rFonts w:ascii="Arial" w:hAnsi="Arial" w:cs="Arial"/>
                <w:vertAlign w:val="subscript"/>
              </w:rPr>
              <w:t>1</w:t>
            </w:r>
            <w:r>
              <w:rPr>
                <w:rFonts w:ascii="Arial" w:hAnsi="Arial" w:cs="Arial"/>
              </w:rPr>
              <w:t>.a)</w:t>
            </w:r>
            <w:ins w:id="52" w:author="Borja Aday Guadalupe Luis" w:date="2021-05-19T20:31:00Z">
              <w:r w:rsidR="009E3F07" w:rsidRPr="009E3F07">
                <w:rPr>
                  <w:rFonts w:ascii="Arial" w:hAnsi="Arial" w:cs="Arial"/>
                  <w:color w:val="000000"/>
                  <w:shd w:val="clear" w:color="auto" w:fill="F1C232"/>
                  <w:rPrChange w:id="53" w:author="Borja Aday Guadalupe Luis" w:date="2021-05-19T20:32:00Z">
                    <w:rPr>
                      <w:rFonts w:ascii="Arial" w:hAnsi="Arial" w:cs="Arial"/>
                      <w:color w:val="000000"/>
                      <w:sz w:val="22"/>
                      <w:szCs w:val="22"/>
                      <w:shd w:val="clear" w:color="auto" w:fill="F1C232"/>
                    </w:rPr>
                  </w:rPrChange>
                </w:rPr>
                <w:t xml:space="preserve"> </w:t>
              </w:r>
            </w:ins>
          </w:p>
          <w:p w14:paraId="453AABBF" w14:textId="77777777" w:rsidR="009E3F07" w:rsidRPr="00D4050E" w:rsidDel="00FE5C53" w:rsidRDefault="009E3F07" w:rsidP="00E31F79">
            <w:pPr>
              <w:rPr>
                <w:del w:id="54" w:author="Borja Aday Guadalupe Luis" w:date="2021-05-19T20:37:00Z"/>
                <w:rFonts w:ascii="Arial" w:hAnsi="Arial" w:cs="Arial"/>
              </w:rPr>
            </w:pPr>
          </w:p>
          <w:p w14:paraId="3284A861" w14:textId="77777777" w:rsidR="009E3F07" w:rsidRPr="00D4050E" w:rsidRDefault="009E3F07" w:rsidP="00E31F79">
            <w:pPr>
              <w:rPr>
                <w:rFonts w:ascii="Arial" w:hAnsi="Arial" w:cs="Arial"/>
              </w:rPr>
            </w:pPr>
          </w:p>
          <w:p w14:paraId="3428CD7D" w14:textId="77777777" w:rsidR="00E31F79" w:rsidRPr="00172E7D" w:rsidRDefault="00E31F79" w:rsidP="00E31F79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Ins -&gt;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if </w:t>
            </w:r>
            <w:r w:rsidRPr="00172E7D">
              <w:rPr>
                <w:rFonts w:ascii="Arial" w:hAnsi="Arial" w:cs="Arial"/>
                <w:highlight w:val="yellow"/>
              </w:rPr>
              <w:t xml:space="preserve">E0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then </w:t>
            </w:r>
            <w:r w:rsidRPr="00172E7D">
              <w:rPr>
                <w:rFonts w:ascii="Arial" w:hAnsi="Arial" w:cs="Arial"/>
                <w:highlight w:val="yellow"/>
              </w:rPr>
              <w:t xml:space="preserve">LInsV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>endif</w:t>
            </w:r>
          </w:p>
          <w:p w14:paraId="1C5FF586" w14:textId="77777777" w:rsidR="00E31F79" w:rsidRPr="00172E7D" w:rsidRDefault="00E31F79" w:rsidP="00E31F79">
            <w:pPr>
              <w:rPr>
                <w:rFonts w:ascii="Arial" w:hAnsi="Arial" w:cs="Arial"/>
                <w:highlight w:val="yellow"/>
              </w:rPr>
            </w:pP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   </w:t>
            </w:r>
            <w:r w:rsidRPr="00172E7D">
              <w:rPr>
                <w:rFonts w:ascii="Arial" w:hAnsi="Arial" w:cs="Arial"/>
                <w:highlight w:val="yellow"/>
              </w:rPr>
              <w:t>Ins.a = ins_if(E0.a, LInsV.a)</w:t>
            </w:r>
          </w:p>
          <w:p w14:paraId="285AE99A" w14:textId="77777777" w:rsidR="00E31F79" w:rsidRPr="00172E7D" w:rsidRDefault="00E31F79" w:rsidP="00E31F79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Ins -&gt;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if </w:t>
            </w:r>
            <w:r w:rsidRPr="00172E7D">
              <w:rPr>
                <w:rFonts w:ascii="Arial" w:hAnsi="Arial" w:cs="Arial"/>
                <w:highlight w:val="yellow"/>
              </w:rPr>
              <w:t xml:space="preserve">E0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then </w:t>
            </w:r>
            <w:r w:rsidRPr="00172E7D">
              <w:rPr>
                <w:rFonts w:ascii="Arial" w:hAnsi="Arial" w:cs="Arial"/>
                <w:highlight w:val="yellow"/>
              </w:rPr>
              <w:t xml:space="preserve">LinsV 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else </w:t>
            </w:r>
            <w:r w:rsidRPr="00172E7D">
              <w:rPr>
                <w:rFonts w:ascii="Arial" w:hAnsi="Arial" w:cs="Arial"/>
                <w:highlight w:val="yellow"/>
              </w:rPr>
              <w:t>LInsV</w:t>
            </w:r>
            <w:r w:rsidRPr="00172E7D">
              <w:rPr>
                <w:rFonts w:ascii="Arial" w:hAnsi="Arial" w:cs="Arial"/>
                <w:b/>
                <w:bCs/>
                <w:highlight w:val="yellow"/>
              </w:rPr>
              <w:t xml:space="preserve"> endif</w:t>
            </w:r>
          </w:p>
          <w:p w14:paraId="42C07D35" w14:textId="42525997" w:rsidR="00E31F79" w:rsidRDefault="00E31F79" w:rsidP="00E31F79">
            <w:pPr>
              <w:rPr>
                <w:ins w:id="55" w:author="Borja Aday Guadalupe Luis" w:date="2021-05-19T20:20:00Z"/>
                <w:rFonts w:ascii="Arial" w:hAnsi="Arial" w:cs="Arial"/>
              </w:rPr>
            </w:pPr>
            <w:r w:rsidRPr="00172E7D">
              <w:rPr>
                <w:rFonts w:ascii="Arial" w:hAnsi="Arial" w:cs="Arial"/>
                <w:highlight w:val="yellow"/>
              </w:rPr>
              <w:t xml:space="preserve">   Ins.a = ins_if_else(E0.a, LInsV</w:t>
            </w:r>
            <w:r w:rsidRPr="00172E7D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172E7D">
              <w:rPr>
                <w:rFonts w:ascii="Arial" w:hAnsi="Arial" w:cs="Arial"/>
                <w:highlight w:val="yellow"/>
              </w:rPr>
              <w:t>.a, LInsV.a)</w:t>
            </w:r>
          </w:p>
          <w:p w14:paraId="41459198" w14:textId="77777777" w:rsidR="005C6548" w:rsidRDefault="005C6548" w:rsidP="005C6548">
            <w:pPr>
              <w:rPr>
                <w:ins w:id="56" w:author="Borja Aday Guadalupe Luis" w:date="2021-05-19T20:20:00Z"/>
                <w:rFonts w:ascii="Arial" w:hAnsi="Arial" w:cs="Arial"/>
              </w:rPr>
            </w:pPr>
          </w:p>
          <w:p w14:paraId="723FABD1" w14:textId="4E2E50B8" w:rsidR="005C6548" w:rsidRDefault="005C6548" w:rsidP="005C6548">
            <w:pPr>
              <w:rPr>
                <w:ins w:id="57" w:author="Borja Aday Guadalupe Luis" w:date="2021-05-19T20:34:00Z"/>
                <w:rFonts w:ascii="Arial" w:hAnsi="Arial" w:cs="Arial"/>
                <w:highlight w:val="green"/>
              </w:rPr>
            </w:pPr>
            <w:ins w:id="58" w:author="Borja Aday Guadalupe Luis" w:date="2021-05-19T20:20:00Z">
              <w:r w:rsidRPr="00FE5C53">
                <w:rPr>
                  <w:rFonts w:ascii="Arial" w:hAnsi="Arial" w:cs="Arial"/>
                  <w:highlight w:val="green"/>
                  <w:rPrChange w:id="59" w:author="Borja Aday Guadalupe Luis" w:date="2021-05-19T20:34:00Z">
                    <w:rPr>
                      <w:rFonts w:ascii="Arial" w:hAnsi="Arial" w:cs="Arial"/>
                    </w:rPr>
                  </w:rPrChange>
                </w:rPr>
                <w:t xml:space="preserve">Ins -&gt; </w:t>
              </w:r>
            </w:ins>
            <w:ins w:id="60" w:author="Borja Aday Guadalupe Luis" w:date="2021-05-19T20:34:00Z">
              <w:r w:rsidR="00FE5C53" w:rsidRPr="00FE5C53">
                <w:rPr>
                  <w:rFonts w:ascii="Arial" w:hAnsi="Arial" w:cs="Arial"/>
                  <w:b/>
                  <w:bCs/>
                  <w:highlight w:val="green"/>
                  <w:rPrChange w:id="61" w:author="Borja Aday Guadalupe Luis" w:date="2021-05-19T20:34:00Z">
                    <w:rPr>
                      <w:rFonts w:ascii="Arial" w:hAnsi="Arial" w:cs="Arial"/>
                      <w:b/>
                      <w:bCs/>
                      <w:highlight w:val="yellow"/>
                    </w:rPr>
                  </w:rPrChange>
                </w:rPr>
                <w:t xml:space="preserve">if </w:t>
              </w:r>
              <w:r w:rsidR="00FE5C53" w:rsidRPr="00FE5C53">
                <w:rPr>
                  <w:rFonts w:ascii="Arial" w:hAnsi="Arial" w:cs="Arial"/>
                  <w:highlight w:val="green"/>
                  <w:rPrChange w:id="62" w:author="Borja Aday Guadalupe Luis" w:date="2021-05-19T20:34:00Z">
                    <w:rPr>
                      <w:rFonts w:ascii="Arial" w:hAnsi="Arial" w:cs="Arial"/>
                      <w:highlight w:val="yellow"/>
                    </w:rPr>
                  </w:rPrChange>
                </w:rPr>
                <w:t xml:space="preserve">E0 </w:t>
              </w:r>
              <w:r w:rsidR="00FE5C53" w:rsidRPr="00FE5C53">
                <w:rPr>
                  <w:rFonts w:ascii="Arial" w:hAnsi="Arial" w:cs="Arial"/>
                  <w:b/>
                  <w:bCs/>
                  <w:highlight w:val="green"/>
                  <w:rPrChange w:id="63" w:author="Borja Aday Guadalupe Luis" w:date="2021-05-19T20:34:00Z">
                    <w:rPr>
                      <w:rFonts w:ascii="Arial" w:hAnsi="Arial" w:cs="Arial"/>
                      <w:b/>
                      <w:bCs/>
                      <w:highlight w:val="yellow"/>
                    </w:rPr>
                  </w:rPrChange>
                </w:rPr>
                <w:t xml:space="preserve">then </w:t>
              </w:r>
              <w:r w:rsidR="00FE5C53" w:rsidRPr="00FE5C53">
                <w:rPr>
                  <w:rFonts w:ascii="Arial" w:hAnsi="Arial" w:cs="Arial"/>
                  <w:highlight w:val="green"/>
                  <w:rPrChange w:id="64" w:author="Borja Aday Guadalupe Luis" w:date="2021-05-19T20:34:00Z">
                    <w:rPr>
                      <w:rFonts w:ascii="Arial" w:hAnsi="Arial" w:cs="Arial"/>
                      <w:highlight w:val="yellow"/>
                    </w:rPr>
                  </w:rPrChange>
                </w:rPr>
                <w:t xml:space="preserve">LInsV </w:t>
              </w:r>
            </w:ins>
            <w:ins w:id="65" w:author="Borja Aday Guadalupe Luis" w:date="2021-05-19T20:21:00Z">
              <w:r w:rsidRPr="00FE5C53">
                <w:rPr>
                  <w:rFonts w:ascii="Arial" w:hAnsi="Arial" w:cs="Arial"/>
                  <w:highlight w:val="green"/>
                  <w:rPrChange w:id="66" w:author="Borja Aday Guadalupe Luis" w:date="2021-05-19T20:34:00Z">
                    <w:rPr>
                      <w:rFonts w:ascii="Arial" w:hAnsi="Arial" w:cs="Arial"/>
                    </w:rPr>
                  </w:rPrChange>
                </w:rPr>
                <w:t>RInsIfThen</w:t>
              </w:r>
            </w:ins>
          </w:p>
          <w:p w14:paraId="61DB8812" w14:textId="5C1A5CC8" w:rsidR="00FE5C53" w:rsidRDefault="00FE5C53" w:rsidP="005C6548">
            <w:pPr>
              <w:rPr>
                <w:ins w:id="67" w:author="Borja Aday Guadalupe Luis" w:date="2021-05-19T20:34:00Z"/>
                <w:rFonts w:ascii="Arial" w:hAnsi="Arial" w:cs="Arial"/>
                <w:highlight w:val="green"/>
              </w:rPr>
            </w:pPr>
            <w:ins w:id="68" w:author="Borja Aday Guadalupe Luis" w:date="2021-05-19T20:34:00Z">
              <w:r>
                <w:rPr>
                  <w:rFonts w:ascii="Arial" w:hAnsi="Arial" w:cs="Arial"/>
                  <w:highlight w:val="green"/>
                </w:rPr>
                <w:t xml:space="preserve">   </w:t>
              </w:r>
              <w:r w:rsidRPr="000E1864">
                <w:rPr>
                  <w:rFonts w:ascii="Arial" w:hAnsi="Arial" w:cs="Arial"/>
                  <w:highlight w:val="green"/>
                </w:rPr>
                <w:t>RInsIfThen</w:t>
              </w:r>
              <w:r>
                <w:rPr>
                  <w:rFonts w:ascii="Arial" w:hAnsi="Arial" w:cs="Arial"/>
                  <w:highlight w:val="green"/>
                </w:rPr>
                <w:t>.ah0 = E0.a</w:t>
              </w:r>
            </w:ins>
          </w:p>
          <w:p w14:paraId="7A66551F" w14:textId="6DBFEFA9" w:rsidR="00FE5C53" w:rsidRPr="00FE5C53" w:rsidRDefault="00FE5C53" w:rsidP="005C6548">
            <w:pPr>
              <w:rPr>
                <w:ins w:id="69" w:author="Borja Aday Guadalupe Luis" w:date="2021-05-19T20:27:00Z"/>
                <w:rFonts w:ascii="Arial" w:hAnsi="Arial" w:cs="Arial"/>
                <w:highlight w:val="green"/>
                <w:rPrChange w:id="70" w:author="Borja Aday Guadalupe Luis" w:date="2021-05-19T20:37:00Z">
                  <w:rPr>
                    <w:ins w:id="71" w:author="Borja Aday Guadalupe Luis" w:date="2021-05-19T20:27:00Z"/>
                    <w:rFonts w:ascii="Arial" w:hAnsi="Arial" w:cs="Arial"/>
                    <w:highlight w:val="green"/>
                  </w:rPr>
                </w:rPrChange>
              </w:rPr>
            </w:pPr>
            <w:ins w:id="72" w:author="Borja Aday Guadalupe Luis" w:date="2021-05-19T20:34:00Z">
              <w:r>
                <w:rPr>
                  <w:rFonts w:ascii="Arial" w:hAnsi="Arial" w:cs="Arial"/>
                  <w:highlight w:val="green"/>
                </w:rPr>
                <w:t xml:space="preserve">   </w:t>
              </w:r>
              <w:r w:rsidRPr="00FE5C53">
                <w:rPr>
                  <w:rFonts w:ascii="Arial" w:hAnsi="Arial" w:cs="Arial"/>
                  <w:highlight w:val="green"/>
                  <w:rPrChange w:id="73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>RInsIfThen.ah</w:t>
              </w:r>
            </w:ins>
            <w:ins w:id="74" w:author="Borja Aday Guadalupe Luis" w:date="2021-05-19T20:38:00Z">
              <w:r>
                <w:rPr>
                  <w:rFonts w:ascii="Arial" w:hAnsi="Arial" w:cs="Arial"/>
                  <w:highlight w:val="green"/>
                </w:rPr>
                <w:t>1</w:t>
              </w:r>
            </w:ins>
            <w:ins w:id="75" w:author="Borja Aday Guadalupe Luis" w:date="2021-05-19T20:34:00Z">
              <w:r w:rsidRPr="00FE5C53">
                <w:rPr>
                  <w:rFonts w:ascii="Arial" w:hAnsi="Arial" w:cs="Arial"/>
                  <w:highlight w:val="green"/>
                  <w:rPrChange w:id="76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 xml:space="preserve"> = </w:t>
              </w:r>
            </w:ins>
            <w:ins w:id="77" w:author="Borja Aday Guadalupe Luis" w:date="2021-05-19T20:35:00Z">
              <w:r w:rsidRPr="00FE5C53">
                <w:rPr>
                  <w:rFonts w:ascii="Arial" w:hAnsi="Arial" w:cs="Arial"/>
                  <w:highlight w:val="green"/>
                  <w:rPrChange w:id="78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>LInsV.</w:t>
              </w:r>
            </w:ins>
            <w:ins w:id="79" w:author="Borja Aday Guadalupe Luis" w:date="2021-05-19T20:34:00Z">
              <w:r w:rsidRPr="00FE5C53">
                <w:rPr>
                  <w:rFonts w:ascii="Arial" w:hAnsi="Arial" w:cs="Arial"/>
                  <w:highlight w:val="green"/>
                  <w:rPrChange w:id="80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>a</w:t>
              </w:r>
            </w:ins>
          </w:p>
          <w:p w14:paraId="161C014E" w14:textId="4FA92914" w:rsidR="009E3F07" w:rsidRPr="00FE5C53" w:rsidRDefault="00FE5C53" w:rsidP="005C6548">
            <w:pPr>
              <w:rPr>
                <w:ins w:id="81" w:author="Borja Aday Guadalupe Luis" w:date="2021-05-19T20:21:00Z"/>
                <w:rFonts w:ascii="Arial" w:hAnsi="Arial" w:cs="Arial"/>
                <w:highlight w:val="green"/>
                <w:rPrChange w:id="82" w:author="Borja Aday Guadalupe Luis" w:date="2021-05-19T20:37:00Z">
                  <w:rPr>
                    <w:ins w:id="83" w:author="Borja Aday Guadalupe Luis" w:date="2021-05-19T20:21:00Z"/>
                    <w:rFonts w:ascii="Arial" w:hAnsi="Arial" w:cs="Arial"/>
                  </w:rPr>
                </w:rPrChange>
              </w:rPr>
            </w:pPr>
            <w:ins w:id="84" w:author="Borja Aday Guadalupe Luis" w:date="2021-05-19T20:35:00Z">
              <w:r w:rsidRPr="00FE5C53">
                <w:rPr>
                  <w:rFonts w:ascii="Arial" w:hAnsi="Arial" w:cs="Arial"/>
                  <w:highlight w:val="green"/>
                  <w:rPrChange w:id="85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 xml:space="preserve">   Ins.a = </w:t>
              </w:r>
              <w:r w:rsidRPr="00FE5C53">
                <w:rPr>
                  <w:rFonts w:ascii="Arial" w:hAnsi="Arial" w:cs="Arial"/>
                  <w:highlight w:val="green"/>
                  <w:rPrChange w:id="86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>RInsIfThen</w:t>
              </w:r>
              <w:r w:rsidRPr="00FE5C53">
                <w:rPr>
                  <w:rFonts w:ascii="Arial" w:hAnsi="Arial" w:cs="Arial"/>
                  <w:highlight w:val="green"/>
                  <w:rPrChange w:id="87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>.a</w:t>
              </w:r>
            </w:ins>
          </w:p>
          <w:p w14:paraId="01BD8C61" w14:textId="4B6AB8B8" w:rsidR="005C6548" w:rsidRPr="00FE5C53" w:rsidRDefault="005C6548" w:rsidP="005C6548">
            <w:pPr>
              <w:tabs>
                <w:tab w:val="left" w:pos="1828"/>
              </w:tabs>
              <w:rPr>
                <w:ins w:id="88" w:author="Borja Aday Guadalupe Luis" w:date="2021-05-19T20:27:00Z"/>
                <w:rFonts w:ascii="Arial" w:hAnsi="Arial" w:cs="Arial"/>
                <w:b/>
                <w:bCs/>
                <w:highlight w:val="green"/>
                <w:rPrChange w:id="89" w:author="Borja Aday Guadalupe Luis" w:date="2021-05-19T20:37:00Z">
                  <w:rPr>
                    <w:ins w:id="90" w:author="Borja Aday Guadalupe Luis" w:date="2021-05-19T20:27:00Z"/>
                    <w:rFonts w:ascii="Arial" w:hAnsi="Arial" w:cs="Arial"/>
                    <w:b/>
                    <w:bCs/>
                    <w:highlight w:val="green"/>
                  </w:rPr>
                </w:rPrChange>
              </w:rPr>
            </w:pPr>
            <w:ins w:id="91" w:author="Borja Aday Guadalupe Luis" w:date="2021-05-19T20:21:00Z">
              <w:r w:rsidRPr="00FE5C53">
                <w:rPr>
                  <w:rFonts w:ascii="Arial" w:hAnsi="Arial" w:cs="Arial"/>
                  <w:highlight w:val="green"/>
                  <w:rPrChange w:id="92" w:author="Borja Aday Guadalupe Luis" w:date="2021-05-19T20:37:00Z">
                    <w:rPr>
                      <w:rFonts w:ascii="Arial" w:hAnsi="Arial" w:cs="Arial"/>
                    </w:rPr>
                  </w:rPrChange>
                </w:rPr>
                <w:t>RInsIfThen</w:t>
              </w:r>
              <w:r w:rsidRPr="00FE5C53">
                <w:rPr>
                  <w:rFonts w:ascii="Arial" w:hAnsi="Arial" w:cs="Arial"/>
                  <w:highlight w:val="green"/>
                  <w:rPrChange w:id="93" w:author="Borja Aday Guadalupe Luis" w:date="2021-05-19T20:37:00Z">
                    <w:rPr>
                      <w:rFonts w:ascii="Arial" w:hAnsi="Arial" w:cs="Arial"/>
                    </w:rPr>
                  </w:rPrChange>
                </w:rPr>
                <w:t xml:space="preserve"> -&gt; </w:t>
              </w:r>
              <w:r w:rsidRPr="00FE5C53">
                <w:rPr>
                  <w:rFonts w:ascii="Arial" w:hAnsi="Arial" w:cs="Arial"/>
                  <w:b/>
                  <w:bCs/>
                  <w:highlight w:val="green"/>
                  <w:rPrChange w:id="94" w:author="Borja Aday Guadalupe Luis" w:date="2021-05-19T20:37:00Z">
                    <w:rPr>
                      <w:rFonts w:ascii="Arial" w:hAnsi="Arial" w:cs="Arial"/>
                      <w:b/>
                      <w:bCs/>
                      <w:highlight w:val="yellow"/>
                    </w:rPr>
                  </w:rPrChange>
                </w:rPr>
                <w:t>endif</w:t>
              </w:r>
            </w:ins>
          </w:p>
          <w:p w14:paraId="583D4B33" w14:textId="6592628E" w:rsidR="009E3F07" w:rsidRPr="00FE5C53" w:rsidRDefault="00FE5C53" w:rsidP="005C6548">
            <w:pPr>
              <w:tabs>
                <w:tab w:val="left" w:pos="1828"/>
              </w:tabs>
              <w:rPr>
                <w:ins w:id="95" w:author="Borja Aday Guadalupe Luis" w:date="2021-05-19T20:21:00Z"/>
                <w:rFonts w:ascii="Arial" w:hAnsi="Arial" w:cs="Arial"/>
                <w:highlight w:val="green"/>
                <w:rPrChange w:id="96" w:author="Borja Aday Guadalupe Luis" w:date="2021-05-19T20:37:00Z">
                  <w:rPr>
                    <w:ins w:id="97" w:author="Borja Aday Guadalupe Luis" w:date="2021-05-19T20:21:00Z"/>
                    <w:rFonts w:ascii="Arial" w:hAnsi="Arial" w:cs="Arial"/>
                  </w:rPr>
                </w:rPrChange>
              </w:rPr>
              <w:pPrChange w:id="98" w:author="Borja Aday Guadalupe Luis" w:date="2021-05-19T20:21:00Z">
                <w:pPr/>
              </w:pPrChange>
            </w:pPr>
            <w:ins w:id="99" w:author="Borja Aday Guadalupe Luis" w:date="2021-05-19T20:35:00Z">
              <w:r w:rsidRPr="00FE5C53">
                <w:rPr>
                  <w:rFonts w:ascii="Arial" w:hAnsi="Arial" w:cs="Arial"/>
                  <w:highlight w:val="green"/>
                  <w:rPrChange w:id="100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 xml:space="preserve">   </w:t>
              </w:r>
            </w:ins>
            <w:ins w:id="101" w:author="Borja Aday Guadalupe Luis" w:date="2021-05-19T20:36:00Z">
              <w:r w:rsidRPr="00FE5C53">
                <w:rPr>
                  <w:rFonts w:ascii="Arial" w:hAnsi="Arial" w:cs="Arial"/>
                  <w:highlight w:val="green"/>
                  <w:rPrChange w:id="102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>RInsIfThen</w:t>
              </w:r>
              <w:r w:rsidRPr="00FE5C53">
                <w:rPr>
                  <w:rFonts w:ascii="Arial" w:hAnsi="Arial" w:cs="Arial"/>
                  <w:highlight w:val="green"/>
                  <w:rPrChange w:id="103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 xml:space="preserve">.a = </w:t>
              </w:r>
              <w:r w:rsidRPr="00FE5C53">
                <w:rPr>
                  <w:rFonts w:ascii="Arial" w:hAnsi="Arial" w:cs="Arial"/>
                  <w:highlight w:val="green"/>
                  <w:rPrChange w:id="104" w:author="Borja Aday Guadalupe Luis" w:date="2021-05-19T20:37:00Z">
                    <w:rPr>
                      <w:rFonts w:ascii="Arial" w:hAnsi="Arial" w:cs="Arial"/>
                      <w:highlight w:val="yellow"/>
                    </w:rPr>
                  </w:rPrChange>
                </w:rPr>
                <w:t>ins_if(</w:t>
              </w:r>
              <w:r w:rsidRPr="00FE5C53">
                <w:rPr>
                  <w:rFonts w:ascii="Arial" w:hAnsi="Arial" w:cs="Arial"/>
                  <w:highlight w:val="green"/>
                  <w:rPrChange w:id="105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>RInsIfThen</w:t>
              </w:r>
              <w:r w:rsidRPr="00FE5C53">
                <w:rPr>
                  <w:rFonts w:ascii="Arial" w:hAnsi="Arial" w:cs="Arial"/>
                  <w:highlight w:val="green"/>
                  <w:rPrChange w:id="106" w:author="Borja Aday Guadalupe Luis" w:date="2021-05-19T20:37:00Z">
                    <w:rPr>
                      <w:rFonts w:ascii="Arial" w:hAnsi="Arial" w:cs="Arial"/>
                      <w:highlight w:val="yellow"/>
                    </w:rPr>
                  </w:rPrChange>
                </w:rPr>
                <w:t>.a</w:t>
              </w:r>
              <w:r w:rsidRPr="00FE5C53">
                <w:rPr>
                  <w:rFonts w:ascii="Arial" w:hAnsi="Arial" w:cs="Arial"/>
                  <w:highlight w:val="green"/>
                  <w:rPrChange w:id="107" w:author="Borja Aday Guadalupe Luis" w:date="2021-05-19T20:37:00Z">
                    <w:rPr>
                      <w:rFonts w:ascii="Arial" w:hAnsi="Arial" w:cs="Arial"/>
                      <w:highlight w:val="yellow"/>
                    </w:rPr>
                  </w:rPrChange>
                </w:rPr>
                <w:t>h0</w:t>
              </w:r>
              <w:r w:rsidRPr="00FE5C53">
                <w:rPr>
                  <w:rFonts w:ascii="Arial" w:hAnsi="Arial" w:cs="Arial"/>
                  <w:highlight w:val="green"/>
                  <w:rPrChange w:id="108" w:author="Borja Aday Guadalupe Luis" w:date="2021-05-19T20:37:00Z">
                    <w:rPr>
                      <w:rFonts w:ascii="Arial" w:hAnsi="Arial" w:cs="Arial"/>
                      <w:highlight w:val="yellow"/>
                    </w:rPr>
                  </w:rPrChange>
                </w:rPr>
                <w:t xml:space="preserve">, </w:t>
              </w:r>
              <w:r w:rsidRPr="00FE5C53">
                <w:rPr>
                  <w:rFonts w:ascii="Arial" w:hAnsi="Arial" w:cs="Arial"/>
                  <w:highlight w:val="green"/>
                  <w:rPrChange w:id="109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>RInsIfThen</w:t>
              </w:r>
              <w:r w:rsidRPr="00FE5C53">
                <w:rPr>
                  <w:rFonts w:ascii="Arial" w:hAnsi="Arial" w:cs="Arial"/>
                  <w:highlight w:val="green"/>
                  <w:rPrChange w:id="110" w:author="Borja Aday Guadalupe Luis" w:date="2021-05-19T20:37:00Z">
                    <w:rPr>
                      <w:rFonts w:ascii="Arial" w:hAnsi="Arial" w:cs="Arial"/>
                      <w:highlight w:val="yellow"/>
                    </w:rPr>
                  </w:rPrChange>
                </w:rPr>
                <w:t>.a</w:t>
              </w:r>
              <w:r w:rsidRPr="00FE5C53">
                <w:rPr>
                  <w:rFonts w:ascii="Arial" w:hAnsi="Arial" w:cs="Arial"/>
                  <w:highlight w:val="green"/>
                  <w:rPrChange w:id="111" w:author="Borja Aday Guadalupe Luis" w:date="2021-05-19T20:37:00Z">
                    <w:rPr>
                      <w:rFonts w:ascii="Arial" w:hAnsi="Arial" w:cs="Arial"/>
                      <w:highlight w:val="yellow"/>
                    </w:rPr>
                  </w:rPrChange>
                </w:rPr>
                <w:t>h1</w:t>
              </w:r>
              <w:r w:rsidRPr="00FE5C53">
                <w:rPr>
                  <w:rFonts w:ascii="Arial" w:hAnsi="Arial" w:cs="Arial"/>
                  <w:highlight w:val="green"/>
                  <w:rPrChange w:id="112" w:author="Borja Aday Guadalupe Luis" w:date="2021-05-19T20:37:00Z">
                    <w:rPr>
                      <w:rFonts w:ascii="Arial" w:hAnsi="Arial" w:cs="Arial"/>
                      <w:highlight w:val="yellow"/>
                    </w:rPr>
                  </w:rPrChange>
                </w:rPr>
                <w:t>)</w:t>
              </w:r>
            </w:ins>
          </w:p>
          <w:p w14:paraId="7171590D" w14:textId="3BDBBC1A" w:rsidR="005C6548" w:rsidRPr="00FE5C53" w:rsidRDefault="005C6548" w:rsidP="005C6548">
            <w:pPr>
              <w:tabs>
                <w:tab w:val="left" w:pos="1828"/>
              </w:tabs>
              <w:rPr>
                <w:ins w:id="113" w:author="Borja Aday Guadalupe Luis" w:date="2021-05-19T20:37:00Z"/>
                <w:rFonts w:ascii="Arial" w:hAnsi="Arial" w:cs="Arial"/>
                <w:b/>
                <w:bCs/>
                <w:highlight w:val="green"/>
                <w:rPrChange w:id="114" w:author="Borja Aday Guadalupe Luis" w:date="2021-05-19T20:37:00Z">
                  <w:rPr>
                    <w:ins w:id="115" w:author="Borja Aday Guadalupe Luis" w:date="2021-05-19T20:37:00Z"/>
                    <w:rFonts w:ascii="Arial" w:hAnsi="Arial" w:cs="Arial"/>
                    <w:b/>
                    <w:bCs/>
                  </w:rPr>
                </w:rPrChange>
              </w:rPr>
            </w:pPr>
            <w:ins w:id="116" w:author="Borja Aday Guadalupe Luis" w:date="2021-05-19T20:21:00Z">
              <w:r w:rsidRPr="00FE5C53">
                <w:rPr>
                  <w:rFonts w:ascii="Arial" w:hAnsi="Arial" w:cs="Arial"/>
                  <w:highlight w:val="green"/>
                  <w:rPrChange w:id="117" w:author="Borja Aday Guadalupe Luis" w:date="2021-05-19T20:37:00Z">
                    <w:rPr>
                      <w:rFonts w:ascii="Arial" w:hAnsi="Arial" w:cs="Arial"/>
                    </w:rPr>
                  </w:rPrChange>
                </w:rPr>
                <w:t xml:space="preserve">RInsIfThen -&gt; </w:t>
              </w:r>
              <w:r w:rsidRPr="00FE5C53">
                <w:rPr>
                  <w:rFonts w:ascii="Arial" w:hAnsi="Arial" w:cs="Arial"/>
                  <w:b/>
                  <w:bCs/>
                  <w:highlight w:val="green"/>
                  <w:rPrChange w:id="118" w:author="Borja Aday Guadalupe Luis" w:date="2021-05-19T20:37:00Z">
                    <w:rPr>
                      <w:rFonts w:ascii="Arial" w:hAnsi="Arial" w:cs="Arial"/>
                      <w:b/>
                      <w:bCs/>
                      <w:highlight w:val="yellow"/>
                    </w:rPr>
                  </w:rPrChange>
                </w:rPr>
                <w:t xml:space="preserve">else </w:t>
              </w:r>
              <w:r w:rsidRPr="00FE5C53">
                <w:rPr>
                  <w:rFonts w:ascii="Arial" w:hAnsi="Arial" w:cs="Arial"/>
                  <w:highlight w:val="green"/>
                  <w:rPrChange w:id="119" w:author="Borja Aday Guadalupe Luis" w:date="2021-05-19T20:37:00Z">
                    <w:rPr>
                      <w:rFonts w:ascii="Arial" w:hAnsi="Arial" w:cs="Arial"/>
                      <w:highlight w:val="yellow"/>
                    </w:rPr>
                  </w:rPrChange>
                </w:rPr>
                <w:t>LInsV</w:t>
              </w:r>
              <w:r w:rsidRPr="00FE5C53">
                <w:rPr>
                  <w:rFonts w:ascii="Arial" w:hAnsi="Arial" w:cs="Arial"/>
                  <w:b/>
                  <w:bCs/>
                  <w:highlight w:val="green"/>
                  <w:rPrChange w:id="120" w:author="Borja Aday Guadalupe Luis" w:date="2021-05-19T20:37:00Z">
                    <w:rPr>
                      <w:rFonts w:ascii="Arial" w:hAnsi="Arial" w:cs="Arial"/>
                      <w:b/>
                      <w:bCs/>
                      <w:highlight w:val="yellow"/>
                    </w:rPr>
                  </w:rPrChange>
                </w:rPr>
                <w:t xml:space="preserve"> endif</w:t>
              </w:r>
            </w:ins>
          </w:p>
          <w:p w14:paraId="6E1ED343" w14:textId="3D1E4494" w:rsidR="00FE5C53" w:rsidRPr="00FE5C53" w:rsidRDefault="00FE5C53" w:rsidP="00FE5C53">
            <w:pPr>
              <w:tabs>
                <w:tab w:val="left" w:pos="1828"/>
              </w:tabs>
              <w:rPr>
                <w:ins w:id="121" w:author="Borja Aday Guadalupe Luis" w:date="2021-05-19T20:37:00Z"/>
                <w:rFonts w:ascii="Arial" w:hAnsi="Arial" w:cs="Arial"/>
                <w:highlight w:val="green"/>
                <w:rPrChange w:id="122" w:author="Borja Aday Guadalupe Luis" w:date="2021-05-19T20:37:00Z">
                  <w:rPr>
                    <w:ins w:id="123" w:author="Borja Aday Guadalupe Luis" w:date="2021-05-19T20:37:00Z"/>
                    <w:rFonts w:ascii="Arial" w:hAnsi="Arial" w:cs="Arial"/>
                    <w:highlight w:val="green"/>
                  </w:rPr>
                </w:rPrChange>
              </w:rPr>
            </w:pPr>
            <w:ins w:id="124" w:author="Borja Aday Guadalupe Luis" w:date="2021-05-19T20:37:00Z">
              <w:r w:rsidRPr="00FE5C53">
                <w:rPr>
                  <w:rFonts w:ascii="Arial" w:hAnsi="Arial" w:cs="Arial"/>
                  <w:b/>
                  <w:bCs/>
                  <w:highlight w:val="green"/>
                  <w:rPrChange w:id="125" w:author="Borja Aday Guadalupe Luis" w:date="2021-05-19T20:37:00Z">
                    <w:rPr>
                      <w:rFonts w:ascii="Arial" w:hAnsi="Arial" w:cs="Arial"/>
                      <w:b/>
                      <w:bCs/>
                    </w:rPr>
                  </w:rPrChange>
                </w:rPr>
                <w:t xml:space="preserve">   </w:t>
              </w:r>
              <w:r w:rsidRPr="00FE5C53">
                <w:rPr>
                  <w:rFonts w:ascii="Arial" w:hAnsi="Arial" w:cs="Arial"/>
                  <w:highlight w:val="green"/>
                  <w:rPrChange w:id="126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>RInsIfThen.a = ins_if</w:t>
              </w:r>
              <w:r>
                <w:rPr>
                  <w:rFonts w:ascii="Arial" w:hAnsi="Arial" w:cs="Arial"/>
                  <w:highlight w:val="green"/>
                </w:rPr>
                <w:t>_else</w:t>
              </w:r>
              <w:r w:rsidRPr="00FE5C53">
                <w:rPr>
                  <w:rFonts w:ascii="Arial" w:hAnsi="Arial" w:cs="Arial"/>
                  <w:highlight w:val="green"/>
                  <w:rPrChange w:id="127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>(RInsIfThen.ah0, RInsIfThen.ah1</w:t>
              </w:r>
              <w:r>
                <w:rPr>
                  <w:rFonts w:ascii="Arial" w:hAnsi="Arial" w:cs="Arial"/>
                  <w:highlight w:val="green"/>
                </w:rPr>
                <w:t>, LInsV.a</w:t>
              </w:r>
              <w:r w:rsidRPr="00FE5C53">
                <w:rPr>
                  <w:rFonts w:ascii="Arial" w:hAnsi="Arial" w:cs="Arial"/>
                  <w:highlight w:val="green"/>
                  <w:rPrChange w:id="128" w:author="Borja Aday Guadalupe Luis" w:date="2021-05-19T20:37:00Z">
                    <w:rPr>
                      <w:rFonts w:ascii="Arial" w:hAnsi="Arial" w:cs="Arial"/>
                      <w:highlight w:val="green"/>
                    </w:rPr>
                  </w:rPrChange>
                </w:rPr>
                <w:t>)</w:t>
              </w:r>
            </w:ins>
          </w:p>
          <w:p w14:paraId="77CBF51A" w14:textId="2F9B9FDC" w:rsidR="00FE5C53" w:rsidRDefault="00FE5C53" w:rsidP="005C6548">
            <w:pPr>
              <w:tabs>
                <w:tab w:val="left" w:pos="1828"/>
              </w:tabs>
              <w:rPr>
                <w:ins w:id="129" w:author="Borja Aday Guadalupe Luis" w:date="2021-05-19T20:21:00Z"/>
                <w:rFonts w:ascii="Arial" w:hAnsi="Arial" w:cs="Arial"/>
              </w:rPr>
            </w:pPr>
          </w:p>
          <w:p w14:paraId="08643BEC" w14:textId="660359D2" w:rsidR="007726C8" w:rsidRDefault="007726C8" w:rsidP="00E31F79">
            <w:pPr>
              <w:rPr>
                <w:ins w:id="130" w:author="Borja Aday Guadalupe Luis" w:date="2021-05-19T20:22:00Z"/>
                <w:rFonts w:ascii="Arial" w:hAnsi="Arial" w:cs="Arial"/>
              </w:rPr>
            </w:pPr>
          </w:p>
          <w:p w14:paraId="2999C999" w14:textId="0BD7B32C" w:rsidR="005C6548" w:rsidRDefault="005C6548" w:rsidP="00E31F79">
            <w:pPr>
              <w:rPr>
                <w:ins w:id="131" w:author="Borja Aday Guadalupe Luis" w:date="2021-05-19T20:22:00Z"/>
                <w:rFonts w:ascii="Arial" w:hAnsi="Arial" w:cs="Arial"/>
              </w:rPr>
            </w:pPr>
          </w:p>
          <w:p w14:paraId="6D01687D" w14:textId="6A126484" w:rsidR="005C6548" w:rsidRDefault="005C6548" w:rsidP="00E31F79">
            <w:pPr>
              <w:rPr>
                <w:ins w:id="132" w:author="Borja Aday Guadalupe Luis" w:date="2021-05-19T20:22:00Z"/>
                <w:rFonts w:ascii="Arial" w:hAnsi="Arial" w:cs="Arial"/>
              </w:rPr>
            </w:pPr>
          </w:p>
          <w:p w14:paraId="5EA70560" w14:textId="77777777" w:rsidR="005C6548" w:rsidRPr="00172E7D" w:rsidRDefault="005C6548" w:rsidP="00E31F79">
            <w:pPr>
              <w:rPr>
                <w:rFonts w:ascii="Arial" w:hAnsi="Arial" w:cs="Arial"/>
              </w:rPr>
            </w:pPr>
          </w:p>
          <w:p w14:paraId="6D901FEF" w14:textId="77777777" w:rsidR="00E31F79" w:rsidRPr="00D4050E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4D26112E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while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 xml:space="preserve">do </w:t>
            </w:r>
            <w:r>
              <w:rPr>
                <w:rFonts w:ascii="Arial" w:hAnsi="Arial" w:cs="Arial"/>
              </w:rPr>
              <w:t>LInsV</w:t>
            </w:r>
            <w:r w:rsidRPr="00D4050E">
              <w:rPr>
                <w:rFonts w:ascii="Arial" w:hAnsi="Arial" w:cs="Arial"/>
                <w:b/>
                <w:bCs/>
              </w:rPr>
              <w:t xml:space="preserve"> endwhile</w:t>
            </w:r>
          </w:p>
          <w:p w14:paraId="486DE734" w14:textId="77777777" w:rsidR="00E31F79" w:rsidRPr="00172E7D" w:rsidRDefault="00E31F79" w:rsidP="00E31F79">
            <w:pPr>
              <w:rPr>
                <w:rFonts w:ascii="Arial" w:hAnsi="Arial" w:cs="Arial"/>
              </w:rPr>
            </w:pPr>
            <w:r w:rsidRPr="00172E7D">
              <w:rPr>
                <w:rFonts w:ascii="Arial" w:hAnsi="Arial" w:cs="Arial"/>
              </w:rPr>
              <w:t xml:space="preserve">   Ins.a</w:t>
            </w:r>
            <w:r>
              <w:rPr>
                <w:rFonts w:ascii="Arial" w:hAnsi="Arial" w:cs="Arial"/>
              </w:rPr>
              <w:t xml:space="preserve"> = ins_while(E0.a, LInsV.a)</w:t>
            </w:r>
          </w:p>
          <w:p w14:paraId="684777F8" w14:textId="135BAF78" w:rsidR="007726C8" w:rsidRPr="00D4050E" w:rsidDel="00020F52" w:rsidRDefault="007726C8" w:rsidP="00E31F79">
            <w:pPr>
              <w:rPr>
                <w:del w:id="133" w:author="Borja Aday Guadalupe Luis" w:date="2021-05-19T20:44:00Z"/>
                <w:rFonts w:ascii="Arial" w:hAnsi="Arial" w:cs="Arial"/>
                <w:b/>
                <w:bCs/>
              </w:rPr>
            </w:pPr>
          </w:p>
          <w:p w14:paraId="5E4899EC" w14:textId="10A7554B" w:rsidR="00E31F79" w:rsidRPr="00C0494D" w:rsidDel="00020F52" w:rsidRDefault="00E31F79" w:rsidP="00E31F79">
            <w:pPr>
              <w:rPr>
                <w:del w:id="134" w:author="Borja Aday Guadalupe Luis" w:date="2021-05-19T20:44:00Z"/>
                <w:rFonts w:ascii="Arial" w:hAnsi="Arial" w:cs="Arial"/>
                <w:highlight w:val="yellow"/>
              </w:rPr>
            </w:pPr>
            <w:del w:id="135" w:author="Borja Aday Guadalupe Luis" w:date="2021-05-19T20:44:00Z">
              <w:r w:rsidRPr="00C0494D" w:rsidDel="00020F52">
                <w:rPr>
                  <w:rFonts w:ascii="Arial" w:hAnsi="Arial" w:cs="Arial"/>
                  <w:highlight w:val="yellow"/>
                </w:rPr>
                <w:delText xml:space="preserve">LinsV -&gt; LInsV </w:delText>
              </w:r>
              <w:r w:rsidRPr="00C0494D" w:rsidDel="00020F52">
                <w:rPr>
                  <w:rFonts w:ascii="Arial" w:hAnsi="Arial" w:cs="Arial"/>
                  <w:b/>
                  <w:bCs/>
                  <w:highlight w:val="yellow"/>
                </w:rPr>
                <w:delText>;</w:delText>
              </w:r>
              <w:r w:rsidRPr="00C0494D" w:rsidDel="00020F52">
                <w:rPr>
                  <w:rFonts w:ascii="Arial" w:hAnsi="Arial" w:cs="Arial"/>
                  <w:highlight w:val="yellow"/>
                </w:rPr>
                <w:delText xml:space="preserve"> Ins</w:delText>
              </w:r>
            </w:del>
          </w:p>
          <w:p w14:paraId="2245D199" w14:textId="6F364C5B" w:rsidR="00E31F79" w:rsidRPr="00C0494D" w:rsidDel="00020F52" w:rsidRDefault="00E31F79" w:rsidP="00E31F79">
            <w:pPr>
              <w:rPr>
                <w:del w:id="136" w:author="Borja Aday Guadalupe Luis" w:date="2021-05-19T20:44:00Z"/>
                <w:rFonts w:ascii="Arial" w:hAnsi="Arial" w:cs="Arial"/>
                <w:highlight w:val="yellow"/>
              </w:rPr>
            </w:pPr>
            <w:del w:id="137" w:author="Borja Aday Guadalupe Luis" w:date="2021-05-19T20:44:00Z">
              <w:r w:rsidRPr="00C0494D" w:rsidDel="00020F52">
                <w:rPr>
                  <w:rFonts w:ascii="Arial" w:hAnsi="Arial" w:cs="Arial"/>
                  <w:highlight w:val="yellow"/>
                </w:rPr>
                <w:delText xml:space="preserve">   LinsV</w:delText>
              </w:r>
              <w:r w:rsidRPr="00C0494D" w:rsidDel="00020F52">
                <w:rPr>
                  <w:rFonts w:ascii="Arial" w:hAnsi="Arial" w:cs="Arial"/>
                  <w:highlight w:val="yellow"/>
                  <w:vertAlign w:val="subscript"/>
                </w:rPr>
                <w:delText>0</w:delText>
              </w:r>
              <w:r w:rsidRPr="00C0494D" w:rsidDel="00020F52">
                <w:rPr>
                  <w:rFonts w:ascii="Arial" w:hAnsi="Arial" w:cs="Arial"/>
                  <w:highlight w:val="yellow"/>
                </w:rPr>
                <w:delText>.a = linsv_muchas(LinsV</w:delText>
              </w:r>
              <w:r w:rsidRPr="00C0494D" w:rsidDel="00020F52">
                <w:rPr>
                  <w:rFonts w:ascii="Arial" w:hAnsi="Arial" w:cs="Arial"/>
                  <w:highlight w:val="yellow"/>
                  <w:vertAlign w:val="subscript"/>
                </w:rPr>
                <w:delText>1</w:delText>
              </w:r>
              <w:r w:rsidRPr="00C0494D" w:rsidDel="00020F52">
                <w:rPr>
                  <w:rFonts w:ascii="Arial" w:hAnsi="Arial" w:cs="Arial"/>
                  <w:highlight w:val="yellow"/>
                </w:rPr>
                <w:delText>.a, Ins.a)</w:delText>
              </w:r>
            </w:del>
          </w:p>
          <w:p w14:paraId="6B868C68" w14:textId="02E1E89B" w:rsidR="00E31F79" w:rsidRPr="00C0494D" w:rsidDel="00020F52" w:rsidRDefault="00E31F79" w:rsidP="00E31F79">
            <w:pPr>
              <w:rPr>
                <w:del w:id="138" w:author="Borja Aday Guadalupe Luis" w:date="2021-05-19T20:44:00Z"/>
                <w:rFonts w:ascii="Arial" w:hAnsi="Arial" w:cs="Arial"/>
                <w:highlight w:val="yellow"/>
              </w:rPr>
            </w:pPr>
            <w:del w:id="139" w:author="Borja Aday Guadalupe Luis" w:date="2021-05-19T20:44:00Z">
              <w:r w:rsidRPr="00C0494D" w:rsidDel="00020F52">
                <w:rPr>
                  <w:rFonts w:ascii="Arial" w:hAnsi="Arial" w:cs="Arial"/>
                  <w:highlight w:val="yellow"/>
                </w:rPr>
                <w:delText>LinsV -&gt; Ins</w:delText>
              </w:r>
            </w:del>
          </w:p>
          <w:p w14:paraId="23C569F8" w14:textId="7129C4E3" w:rsidR="00E31F79" w:rsidRPr="00C0494D" w:rsidDel="00020F52" w:rsidRDefault="00E31F79" w:rsidP="00E31F79">
            <w:pPr>
              <w:rPr>
                <w:del w:id="140" w:author="Borja Aday Guadalupe Luis" w:date="2021-05-19T20:44:00Z"/>
                <w:rFonts w:ascii="Arial" w:hAnsi="Arial" w:cs="Arial"/>
                <w:highlight w:val="yellow"/>
              </w:rPr>
            </w:pPr>
            <w:del w:id="141" w:author="Borja Aday Guadalupe Luis" w:date="2021-05-19T20:44:00Z">
              <w:r w:rsidRPr="00C0494D" w:rsidDel="00020F52">
                <w:rPr>
                  <w:rFonts w:ascii="Arial" w:hAnsi="Arial" w:cs="Arial"/>
                  <w:highlight w:val="yellow"/>
                </w:rPr>
                <w:delText xml:space="preserve">   LinsV.a = linsv_1(Ins.a)</w:delText>
              </w:r>
            </w:del>
          </w:p>
          <w:p w14:paraId="677F100E" w14:textId="610CCCF8" w:rsidR="00E31F79" w:rsidRPr="00C0494D" w:rsidDel="00020F52" w:rsidRDefault="00E31F79" w:rsidP="00E31F79">
            <w:pPr>
              <w:rPr>
                <w:del w:id="142" w:author="Borja Aday Guadalupe Luis" w:date="2021-05-19T20:44:00Z"/>
                <w:rFonts w:ascii="Arial" w:hAnsi="Arial" w:cs="Arial"/>
                <w:highlight w:val="yellow"/>
              </w:rPr>
            </w:pPr>
            <w:del w:id="143" w:author="Borja Aday Guadalupe Luis" w:date="2021-05-19T20:44:00Z">
              <w:r w:rsidRPr="00C0494D" w:rsidDel="00020F52">
                <w:rPr>
                  <w:rFonts w:ascii="Arial" w:hAnsi="Arial" w:cs="Arial"/>
                  <w:highlight w:val="yellow"/>
                </w:rPr>
                <w:delText>LinsV -&gt; ε</w:delText>
              </w:r>
            </w:del>
          </w:p>
          <w:p w14:paraId="42ADC54B" w14:textId="3B4A7EA7" w:rsidR="00FE5C53" w:rsidRDefault="00E31F79" w:rsidP="00E31F79">
            <w:pPr>
              <w:rPr>
                <w:ins w:id="144" w:author="Borja Aday Guadalupe Luis" w:date="2021-05-19T20:41:00Z"/>
                <w:rFonts w:ascii="Arial" w:hAnsi="Arial" w:cs="Arial"/>
                <w:b/>
                <w:bCs/>
              </w:rPr>
            </w:pPr>
            <w:del w:id="145" w:author="Borja Aday Guadalupe Luis" w:date="2021-05-19T20:44:00Z">
              <w:r w:rsidRPr="00C0494D" w:rsidDel="00020F52">
                <w:rPr>
                  <w:rFonts w:ascii="Arial" w:hAnsi="Arial" w:cs="Arial"/>
                  <w:highlight w:val="yellow"/>
                </w:rPr>
                <w:delText xml:space="preserve">   LinsV.a = </w:delText>
              </w:r>
              <w:r w:rsidRPr="00C0494D" w:rsidDel="00020F52">
                <w:rPr>
                  <w:rFonts w:ascii="Arial" w:hAnsi="Arial" w:cs="Arial"/>
                  <w:b/>
                  <w:bCs/>
                  <w:highlight w:val="green"/>
                </w:rPr>
                <w:delText>null</w:delText>
              </w:r>
            </w:del>
          </w:p>
          <w:p w14:paraId="3B6BFCCD" w14:textId="3870A5EA" w:rsidR="00FE5C53" w:rsidRPr="008C621C" w:rsidRDefault="00FE5C53" w:rsidP="00FE5C53">
            <w:pPr>
              <w:rPr>
                <w:ins w:id="146" w:author="Borja Aday Guadalupe Luis" w:date="2021-05-19T20:42:00Z"/>
                <w:rFonts w:ascii="Arial" w:hAnsi="Arial" w:cs="Arial"/>
                <w:highlight w:val="green"/>
              </w:rPr>
            </w:pPr>
            <w:ins w:id="147" w:author="Borja Aday Guadalupe Luis" w:date="2021-05-19T20:43:00Z">
              <w:r>
                <w:rPr>
                  <w:rFonts w:ascii="Arial" w:hAnsi="Arial" w:cs="Arial"/>
                  <w:highlight w:val="green"/>
                </w:rPr>
                <w:t>LInsV</w:t>
              </w:r>
            </w:ins>
            <w:ins w:id="148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 xml:space="preserve"> -&gt; Param </w:t>
              </w:r>
              <w:r>
                <w:rPr>
                  <w:rFonts w:ascii="Arial" w:hAnsi="Arial" w:cs="Arial"/>
                  <w:highlight w:val="green"/>
                </w:rPr>
                <w:t>RLInsV</w:t>
              </w:r>
            </w:ins>
          </w:p>
          <w:p w14:paraId="38CE28BA" w14:textId="0C18A46A" w:rsidR="00FE5C53" w:rsidRPr="008C621C" w:rsidRDefault="00FE5C53" w:rsidP="00FE5C53">
            <w:pPr>
              <w:rPr>
                <w:ins w:id="149" w:author="Borja Aday Guadalupe Luis" w:date="2021-05-19T20:42:00Z"/>
                <w:rFonts w:ascii="Arial" w:hAnsi="Arial" w:cs="Arial"/>
                <w:highlight w:val="green"/>
              </w:rPr>
            </w:pPr>
            <w:ins w:id="150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 xml:space="preserve">   </w:t>
              </w:r>
              <w:r>
                <w:rPr>
                  <w:rFonts w:ascii="Arial" w:hAnsi="Arial" w:cs="Arial"/>
                  <w:highlight w:val="green"/>
                </w:rPr>
                <w:t>RLInsV</w:t>
              </w:r>
              <w:r w:rsidRPr="008C621C">
                <w:rPr>
                  <w:rFonts w:ascii="Arial" w:hAnsi="Arial" w:cs="Arial"/>
                  <w:highlight w:val="green"/>
                </w:rPr>
                <w:t xml:space="preserve">.ah = </w:t>
              </w:r>
            </w:ins>
            <w:ins w:id="151" w:author="Borja Aday Guadalupe Luis" w:date="2021-05-19T20:44:00Z">
              <w:r w:rsidR="00020F52">
                <w:rPr>
                  <w:rFonts w:ascii="Arial" w:hAnsi="Arial" w:cs="Arial"/>
                  <w:highlight w:val="green"/>
                </w:rPr>
                <w:t>linsv</w:t>
              </w:r>
            </w:ins>
            <w:ins w:id="152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>_1(Param.a)</w:t>
              </w:r>
            </w:ins>
          </w:p>
          <w:p w14:paraId="57FD42C2" w14:textId="2EC1B7ED" w:rsidR="00FE5C53" w:rsidRPr="008C621C" w:rsidRDefault="00FE5C53" w:rsidP="00FE5C53">
            <w:pPr>
              <w:rPr>
                <w:ins w:id="153" w:author="Borja Aday Guadalupe Luis" w:date="2021-05-19T20:42:00Z"/>
                <w:rFonts w:ascii="Arial" w:hAnsi="Arial" w:cs="Arial"/>
                <w:highlight w:val="green"/>
              </w:rPr>
            </w:pPr>
            <w:ins w:id="154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155" w:author="Borja Aday Guadalupe Luis" w:date="2021-05-19T20:43:00Z">
              <w:r>
                <w:rPr>
                  <w:rFonts w:ascii="Arial" w:hAnsi="Arial" w:cs="Arial"/>
                  <w:highlight w:val="green"/>
                </w:rPr>
                <w:t>LInsV</w:t>
              </w:r>
            </w:ins>
            <w:ins w:id="156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 xml:space="preserve">.a = </w:t>
              </w:r>
              <w:r>
                <w:rPr>
                  <w:rFonts w:ascii="Arial" w:hAnsi="Arial" w:cs="Arial"/>
                  <w:highlight w:val="green"/>
                </w:rPr>
                <w:t>RLInsV</w:t>
              </w:r>
              <w:r w:rsidRPr="008C621C">
                <w:rPr>
                  <w:rFonts w:ascii="Arial" w:hAnsi="Arial" w:cs="Arial"/>
                  <w:highlight w:val="green"/>
                </w:rPr>
                <w:t>.a</w:t>
              </w:r>
            </w:ins>
          </w:p>
          <w:p w14:paraId="29F6E87D" w14:textId="2269C025" w:rsidR="00FE5C53" w:rsidRPr="008C621C" w:rsidRDefault="00FE5C53" w:rsidP="00FE5C53">
            <w:pPr>
              <w:rPr>
                <w:ins w:id="157" w:author="Borja Aday Guadalupe Luis" w:date="2021-05-19T20:42:00Z"/>
                <w:rFonts w:ascii="Arial" w:hAnsi="Arial" w:cs="Arial"/>
                <w:highlight w:val="green"/>
              </w:rPr>
            </w:pPr>
            <w:ins w:id="158" w:author="Borja Aday Guadalupe Luis" w:date="2021-05-19T20:42:00Z">
              <w:r>
                <w:rPr>
                  <w:rFonts w:ascii="Arial" w:hAnsi="Arial" w:cs="Arial"/>
                  <w:highlight w:val="green"/>
                </w:rPr>
                <w:t>RLInsV</w:t>
              </w:r>
              <w:r w:rsidRPr="008C621C">
                <w:rPr>
                  <w:rFonts w:ascii="Arial" w:hAnsi="Arial" w:cs="Arial"/>
                  <w:highlight w:val="green"/>
                </w:rPr>
                <w:t xml:space="preserve"> -&gt; </w:t>
              </w:r>
            </w:ins>
            <w:ins w:id="159" w:author="Borja Aday Guadalupe Luis" w:date="2021-05-19T20:47:00Z">
              <w:r w:rsidR="00020F52" w:rsidRPr="00020F52">
                <w:rPr>
                  <w:rFonts w:ascii="Arial" w:hAnsi="Arial" w:cs="Arial"/>
                  <w:b/>
                  <w:bCs/>
                  <w:highlight w:val="green"/>
                  <w:rPrChange w:id="160" w:author="Borja Aday Guadalupe Luis" w:date="2021-05-19T20:47:00Z">
                    <w:rPr>
                      <w:rFonts w:ascii="Arial" w:hAnsi="Arial" w:cs="Arial"/>
                      <w:highlight w:val="green"/>
                    </w:rPr>
                  </w:rPrChange>
                </w:rPr>
                <w:t>;</w:t>
              </w:r>
            </w:ins>
            <w:ins w:id="161" w:author="Borja Aday Guadalupe Luis" w:date="2021-05-19T20:42:00Z">
              <w:r w:rsidRPr="008C621C">
                <w:rPr>
                  <w:rFonts w:ascii="Arial" w:hAnsi="Arial" w:cs="Arial"/>
                  <w:b/>
                  <w:bCs/>
                  <w:highlight w:val="green"/>
                </w:rPr>
                <w:t xml:space="preserve"> </w:t>
              </w:r>
              <w:r w:rsidRPr="008C621C">
                <w:rPr>
                  <w:rFonts w:ascii="Arial" w:hAnsi="Arial" w:cs="Arial"/>
                  <w:highlight w:val="green"/>
                </w:rPr>
                <w:t xml:space="preserve">Param </w:t>
              </w:r>
              <w:r>
                <w:rPr>
                  <w:rFonts w:ascii="Arial" w:hAnsi="Arial" w:cs="Arial"/>
                  <w:highlight w:val="green"/>
                </w:rPr>
                <w:t>RLInsV</w:t>
              </w:r>
            </w:ins>
          </w:p>
          <w:p w14:paraId="0041DF5A" w14:textId="2776CB22" w:rsidR="00FE5C53" w:rsidRPr="008C621C" w:rsidRDefault="00FE5C53" w:rsidP="00FE5C53">
            <w:pPr>
              <w:rPr>
                <w:ins w:id="162" w:author="Borja Aday Guadalupe Luis" w:date="2021-05-19T20:42:00Z"/>
                <w:rFonts w:ascii="Arial" w:hAnsi="Arial" w:cs="Arial"/>
                <w:highlight w:val="green"/>
              </w:rPr>
            </w:pPr>
            <w:ins w:id="163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164" w:author="Borja Aday Guadalupe Luis" w:date="2021-05-19T20:43:00Z">
              <w:r>
                <w:rPr>
                  <w:rFonts w:ascii="Arial" w:hAnsi="Arial" w:cs="Arial"/>
                  <w:highlight w:val="green"/>
                </w:rPr>
                <w:t>RLInsV</w:t>
              </w:r>
            </w:ins>
            <w:ins w:id="165" w:author="Borja Aday Guadalupe Luis" w:date="2021-05-19T20:42:00Z">
              <w:r w:rsidRPr="008C621C">
                <w:rPr>
                  <w:rFonts w:ascii="Arial" w:hAnsi="Arial" w:cs="Arial"/>
                  <w:highlight w:val="green"/>
                  <w:vertAlign w:val="subscript"/>
                </w:rPr>
                <w:t>1</w:t>
              </w:r>
              <w:r w:rsidRPr="008C621C">
                <w:rPr>
                  <w:rFonts w:ascii="Arial" w:hAnsi="Arial" w:cs="Arial"/>
                  <w:highlight w:val="green"/>
                </w:rPr>
                <w:t xml:space="preserve">.ah = </w:t>
              </w:r>
            </w:ins>
            <w:ins w:id="166" w:author="Borja Aday Guadalupe Luis" w:date="2021-05-19T20:44:00Z">
              <w:r w:rsidR="00020F52">
                <w:rPr>
                  <w:rFonts w:ascii="Arial" w:hAnsi="Arial" w:cs="Arial"/>
                  <w:highlight w:val="green"/>
                </w:rPr>
                <w:t>linsv</w:t>
              </w:r>
            </w:ins>
            <w:ins w:id="167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>_much</w:t>
              </w:r>
            </w:ins>
            <w:ins w:id="168" w:author="Borja Aday Guadalupe Luis" w:date="2021-05-19T20:44:00Z">
              <w:r w:rsidR="00020F52">
                <w:rPr>
                  <w:rFonts w:ascii="Arial" w:hAnsi="Arial" w:cs="Arial"/>
                  <w:highlight w:val="green"/>
                </w:rPr>
                <w:t>a</w:t>
              </w:r>
            </w:ins>
            <w:ins w:id="169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>s(</w:t>
              </w:r>
            </w:ins>
            <w:ins w:id="170" w:author="Borja Aday Guadalupe Luis" w:date="2021-05-19T20:43:00Z">
              <w:r>
                <w:rPr>
                  <w:rFonts w:ascii="Arial" w:hAnsi="Arial" w:cs="Arial"/>
                  <w:highlight w:val="green"/>
                </w:rPr>
                <w:t>RLInsV</w:t>
              </w:r>
            </w:ins>
            <w:ins w:id="171" w:author="Borja Aday Guadalupe Luis" w:date="2021-05-19T20:42:00Z">
              <w:r w:rsidRPr="008C621C">
                <w:rPr>
                  <w:rFonts w:ascii="Arial" w:hAnsi="Arial" w:cs="Arial"/>
                  <w:highlight w:val="green"/>
                  <w:vertAlign w:val="subscript"/>
                </w:rPr>
                <w:t>0</w:t>
              </w:r>
              <w:r w:rsidRPr="008C621C">
                <w:rPr>
                  <w:rFonts w:ascii="Arial" w:hAnsi="Arial" w:cs="Arial"/>
                  <w:highlight w:val="green"/>
                </w:rPr>
                <w:t>.ah, Param.a)</w:t>
              </w:r>
            </w:ins>
          </w:p>
          <w:p w14:paraId="7A222E4C" w14:textId="35EC0A30" w:rsidR="00FE5C53" w:rsidRPr="008C621C" w:rsidRDefault="00FE5C53" w:rsidP="00FE5C53">
            <w:pPr>
              <w:rPr>
                <w:ins w:id="172" w:author="Borja Aday Guadalupe Luis" w:date="2021-05-19T20:42:00Z"/>
                <w:rFonts w:ascii="Arial" w:hAnsi="Arial" w:cs="Arial"/>
                <w:highlight w:val="green"/>
              </w:rPr>
            </w:pPr>
            <w:ins w:id="173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174" w:author="Borja Aday Guadalupe Luis" w:date="2021-05-19T20:43:00Z">
              <w:r>
                <w:rPr>
                  <w:rFonts w:ascii="Arial" w:hAnsi="Arial" w:cs="Arial"/>
                  <w:highlight w:val="green"/>
                </w:rPr>
                <w:t>RLInsV</w:t>
              </w:r>
            </w:ins>
            <w:ins w:id="175" w:author="Borja Aday Guadalupe Luis" w:date="2021-05-19T20:42:00Z">
              <w:r w:rsidRPr="008C621C">
                <w:rPr>
                  <w:rFonts w:ascii="Arial" w:hAnsi="Arial" w:cs="Arial"/>
                  <w:highlight w:val="green"/>
                  <w:vertAlign w:val="subscript"/>
                </w:rPr>
                <w:t>0</w:t>
              </w:r>
              <w:r w:rsidRPr="008C621C">
                <w:rPr>
                  <w:rFonts w:ascii="Arial" w:hAnsi="Arial" w:cs="Arial"/>
                  <w:highlight w:val="green"/>
                </w:rPr>
                <w:t xml:space="preserve">.a = </w:t>
              </w:r>
            </w:ins>
            <w:ins w:id="176" w:author="Borja Aday Guadalupe Luis" w:date="2021-05-19T20:43:00Z">
              <w:r>
                <w:rPr>
                  <w:rFonts w:ascii="Arial" w:hAnsi="Arial" w:cs="Arial"/>
                  <w:highlight w:val="green"/>
                </w:rPr>
                <w:t>RLInsV</w:t>
              </w:r>
            </w:ins>
            <w:ins w:id="177" w:author="Borja Aday Guadalupe Luis" w:date="2021-05-19T20:42:00Z">
              <w:r w:rsidRPr="008C621C">
                <w:rPr>
                  <w:rFonts w:ascii="Arial" w:hAnsi="Arial" w:cs="Arial"/>
                  <w:highlight w:val="green"/>
                  <w:vertAlign w:val="subscript"/>
                </w:rPr>
                <w:t>1</w:t>
              </w:r>
              <w:r w:rsidRPr="008C621C">
                <w:rPr>
                  <w:rFonts w:ascii="Arial" w:hAnsi="Arial" w:cs="Arial"/>
                  <w:highlight w:val="green"/>
                </w:rPr>
                <w:t>.a</w:t>
              </w:r>
            </w:ins>
          </w:p>
          <w:p w14:paraId="0C571911" w14:textId="790821DC" w:rsidR="00FE5C53" w:rsidRPr="008C621C" w:rsidRDefault="00FE5C53" w:rsidP="00FE5C53">
            <w:pPr>
              <w:rPr>
                <w:ins w:id="178" w:author="Borja Aday Guadalupe Luis" w:date="2021-05-19T20:42:00Z"/>
                <w:rFonts w:ascii="Arial" w:hAnsi="Arial" w:cs="Arial"/>
                <w:highlight w:val="green"/>
              </w:rPr>
            </w:pPr>
            <w:ins w:id="179" w:author="Borja Aday Guadalupe Luis" w:date="2021-05-19T20:43:00Z">
              <w:r>
                <w:rPr>
                  <w:rFonts w:ascii="Arial" w:hAnsi="Arial" w:cs="Arial"/>
                  <w:highlight w:val="green"/>
                </w:rPr>
                <w:t>RLInsV</w:t>
              </w:r>
            </w:ins>
            <w:ins w:id="180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 xml:space="preserve"> -&gt; ε</w:t>
              </w:r>
            </w:ins>
          </w:p>
          <w:p w14:paraId="046961FE" w14:textId="18FCB9D0" w:rsidR="00FE5C53" w:rsidRPr="008C621C" w:rsidRDefault="00FE5C53" w:rsidP="00FE5C53">
            <w:pPr>
              <w:rPr>
                <w:ins w:id="181" w:author="Borja Aday Guadalupe Luis" w:date="2021-05-19T20:42:00Z"/>
                <w:rFonts w:ascii="Arial" w:hAnsi="Arial" w:cs="Arial"/>
                <w:highlight w:val="green"/>
              </w:rPr>
            </w:pPr>
            <w:ins w:id="182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183" w:author="Borja Aday Guadalupe Luis" w:date="2021-05-19T20:43:00Z">
              <w:r>
                <w:rPr>
                  <w:rFonts w:ascii="Arial" w:hAnsi="Arial" w:cs="Arial"/>
                  <w:highlight w:val="green"/>
                </w:rPr>
                <w:t>RLInsV</w:t>
              </w:r>
            </w:ins>
            <w:ins w:id="184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 xml:space="preserve">.a = </w:t>
              </w:r>
            </w:ins>
            <w:ins w:id="185" w:author="Borja Aday Guadalupe Luis" w:date="2021-05-19T20:43:00Z">
              <w:r>
                <w:rPr>
                  <w:rFonts w:ascii="Arial" w:hAnsi="Arial" w:cs="Arial"/>
                  <w:highlight w:val="green"/>
                </w:rPr>
                <w:t>RLInsV</w:t>
              </w:r>
            </w:ins>
            <w:ins w:id="186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>.ah</w:t>
              </w:r>
            </w:ins>
          </w:p>
          <w:p w14:paraId="59E10552" w14:textId="6B17F420" w:rsidR="00FE5C53" w:rsidRPr="008C621C" w:rsidRDefault="00FE5C53" w:rsidP="00FE5C53">
            <w:pPr>
              <w:rPr>
                <w:ins w:id="187" w:author="Borja Aday Guadalupe Luis" w:date="2021-05-19T20:42:00Z"/>
                <w:rFonts w:ascii="Arial" w:hAnsi="Arial" w:cs="Arial"/>
                <w:highlight w:val="green"/>
              </w:rPr>
            </w:pPr>
            <w:ins w:id="188" w:author="Borja Aday Guadalupe Luis" w:date="2021-05-19T20:43:00Z">
              <w:r>
                <w:rPr>
                  <w:rFonts w:ascii="Arial" w:hAnsi="Arial" w:cs="Arial"/>
                  <w:highlight w:val="green"/>
                </w:rPr>
                <w:t>LInsV</w:t>
              </w:r>
            </w:ins>
            <w:ins w:id="189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 xml:space="preserve"> -&gt; ε</w:t>
              </w:r>
            </w:ins>
          </w:p>
          <w:p w14:paraId="2895EF89" w14:textId="3766475C" w:rsidR="00FE5C53" w:rsidRPr="008C621C" w:rsidRDefault="00FE5C53" w:rsidP="00FE5C53">
            <w:pPr>
              <w:rPr>
                <w:ins w:id="190" w:author="Borja Aday Guadalupe Luis" w:date="2021-05-19T20:42:00Z"/>
                <w:rFonts w:ascii="Arial" w:hAnsi="Arial" w:cs="Arial"/>
              </w:rPr>
            </w:pPr>
            <w:ins w:id="191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192" w:author="Borja Aday Guadalupe Luis" w:date="2021-05-19T20:43:00Z">
              <w:r>
                <w:rPr>
                  <w:rFonts w:ascii="Arial" w:hAnsi="Arial" w:cs="Arial"/>
                  <w:highlight w:val="green"/>
                </w:rPr>
                <w:t>LInsV.a =</w:t>
              </w:r>
            </w:ins>
            <w:ins w:id="193" w:author="Borja Aday Guadalupe Luis" w:date="2021-05-19T20:42:00Z">
              <w:r w:rsidRPr="008C621C">
                <w:rPr>
                  <w:rFonts w:ascii="Arial" w:hAnsi="Arial" w:cs="Arial"/>
                  <w:highlight w:val="green"/>
                </w:rPr>
                <w:t xml:space="preserve"> </w:t>
              </w:r>
              <w:r w:rsidRPr="008C621C">
                <w:rPr>
                  <w:rFonts w:ascii="Arial" w:hAnsi="Arial" w:cs="Arial"/>
                  <w:b/>
                  <w:bCs/>
                  <w:highlight w:val="green"/>
                </w:rPr>
                <w:t>null</w:t>
              </w:r>
            </w:ins>
          </w:p>
          <w:p w14:paraId="43C00DF5" w14:textId="77777777" w:rsidR="00FE5C53" w:rsidRPr="00D4050E" w:rsidDel="00020F52" w:rsidRDefault="00FE5C53" w:rsidP="00E31F79">
            <w:pPr>
              <w:rPr>
                <w:del w:id="194" w:author="Borja Aday Guadalupe Luis" w:date="2021-05-19T20:44:00Z"/>
                <w:rFonts w:ascii="Arial" w:hAnsi="Arial" w:cs="Arial"/>
              </w:rPr>
            </w:pPr>
          </w:p>
          <w:p w14:paraId="5640976D" w14:textId="77777777" w:rsidR="007726C8" w:rsidRPr="00D4050E" w:rsidRDefault="007726C8" w:rsidP="00E31F79">
            <w:pPr>
              <w:rPr>
                <w:rFonts w:ascii="Arial" w:hAnsi="Arial" w:cs="Arial"/>
              </w:rPr>
            </w:pPr>
          </w:p>
          <w:p w14:paraId="5DA8BCF3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read </w:t>
            </w:r>
            <w:r w:rsidRPr="00D4050E">
              <w:rPr>
                <w:rFonts w:ascii="Arial" w:hAnsi="Arial" w:cs="Arial"/>
              </w:rPr>
              <w:t>E0</w:t>
            </w:r>
          </w:p>
          <w:p w14:paraId="2D659450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ins_read(E0.a)</w:t>
            </w:r>
          </w:p>
          <w:p w14:paraId="2CF79954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write </w:t>
            </w:r>
            <w:r w:rsidRPr="00D4050E">
              <w:rPr>
                <w:rFonts w:ascii="Arial" w:hAnsi="Arial" w:cs="Arial"/>
              </w:rPr>
              <w:t>E0</w:t>
            </w:r>
          </w:p>
          <w:p w14:paraId="31C2044F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ins_write(E0.a)</w:t>
            </w:r>
          </w:p>
          <w:p w14:paraId="7B2C078A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>nl</w:t>
            </w:r>
          </w:p>
          <w:p w14:paraId="632A25DA" w14:textId="77777777" w:rsidR="00E31F79" w:rsidRPr="00D4050E" w:rsidDel="007726C8" w:rsidRDefault="00E31F79" w:rsidP="00E31F79">
            <w:pPr>
              <w:rPr>
                <w:del w:id="195" w:author="Borja Aday Guadalupe Luis" w:date="2021-05-19T20:08:00Z"/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   Ins.a = ins_nl()</w:t>
            </w:r>
          </w:p>
          <w:p w14:paraId="62FB0B9D" w14:textId="77777777" w:rsidR="00E31F79" w:rsidDel="007726C8" w:rsidRDefault="00E31F79" w:rsidP="00E31F79">
            <w:pPr>
              <w:rPr>
                <w:del w:id="196" w:author="Borja Aday Guadalupe Luis" w:date="2021-05-19T20:08:00Z"/>
                <w:rFonts w:ascii="Arial" w:hAnsi="Arial" w:cs="Arial"/>
              </w:rPr>
            </w:pPr>
          </w:p>
          <w:p w14:paraId="53F963B2" w14:textId="77777777" w:rsidR="00E31F79" w:rsidRDefault="00E31F79" w:rsidP="00E31F79">
            <w:pPr>
              <w:rPr>
                <w:rFonts w:ascii="Arial" w:hAnsi="Arial" w:cs="Arial"/>
              </w:rPr>
            </w:pPr>
          </w:p>
          <w:p w14:paraId="21727F74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new </w:t>
            </w:r>
            <w:r w:rsidRPr="00D4050E">
              <w:rPr>
                <w:rFonts w:ascii="Arial" w:hAnsi="Arial" w:cs="Arial"/>
              </w:rPr>
              <w:t>E0</w:t>
            </w:r>
          </w:p>
          <w:p w14:paraId="40904C2C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ins_new(E0.a)</w:t>
            </w:r>
          </w:p>
          <w:p w14:paraId="7AC71550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delete </w:t>
            </w:r>
            <w:r w:rsidRPr="00D4050E">
              <w:rPr>
                <w:rFonts w:ascii="Arial" w:hAnsi="Arial" w:cs="Arial"/>
              </w:rPr>
              <w:t>E0</w:t>
            </w:r>
          </w:p>
          <w:p w14:paraId="42899C64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ins_delete(E0.a)</w:t>
            </w:r>
          </w:p>
          <w:p w14:paraId="34418BC2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Ins -&gt; </w:t>
            </w:r>
            <w:r w:rsidRPr="00D4050E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D4050E">
              <w:rPr>
                <w:rFonts w:ascii="Arial" w:hAnsi="Arial" w:cs="Arial"/>
              </w:rPr>
              <w:t xml:space="preserve">LParamsReales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519B6CBD" w14:textId="77777777" w:rsidR="00E31F79" w:rsidRPr="00D4050E" w:rsidDel="00EA274A" w:rsidRDefault="00E31F79" w:rsidP="00E31F79">
            <w:pPr>
              <w:rPr>
                <w:del w:id="197" w:author="Borja Aday Guadalupe Luis" w:date="2021-05-19T20:54:00Z"/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>Ins.a = ins_call(</w:t>
            </w:r>
            <w:r>
              <w:rPr>
                <w:rFonts w:ascii="Arial" w:hAnsi="Arial" w:cs="Arial"/>
                <w:b/>
                <w:bCs/>
              </w:rPr>
              <w:t>identificador</w:t>
            </w:r>
            <w:r>
              <w:rPr>
                <w:rFonts w:ascii="Arial" w:hAnsi="Arial" w:cs="Arial"/>
              </w:rPr>
              <w:t>.lexema, LParamsReales.a)</w:t>
            </w:r>
          </w:p>
          <w:p w14:paraId="52A771A4" w14:textId="2F56160B" w:rsidR="00E31F79" w:rsidRPr="00D4050E" w:rsidDel="00EA274A" w:rsidRDefault="00E31F79" w:rsidP="00EA274A">
            <w:pPr>
              <w:rPr>
                <w:del w:id="198" w:author="Borja Aday Guadalupe Luis" w:date="2021-05-19T20:54:00Z"/>
                <w:rFonts w:ascii="Arial" w:hAnsi="Arial" w:cs="Arial"/>
              </w:rPr>
              <w:pPrChange w:id="199" w:author="Borja Aday Guadalupe Luis" w:date="2021-05-19T20:54:00Z">
                <w:pPr/>
              </w:pPrChange>
            </w:pPr>
            <w:del w:id="200" w:author="Borja Aday Guadalupe Luis" w:date="2021-05-19T20:54:00Z">
              <w:r w:rsidRPr="00D4050E" w:rsidDel="00EA274A">
                <w:rPr>
                  <w:rFonts w:ascii="Arial" w:hAnsi="Arial" w:cs="Arial"/>
                </w:rPr>
                <w:delText xml:space="preserve"> </w:delText>
              </w:r>
            </w:del>
          </w:p>
          <w:p w14:paraId="7CBF7864" w14:textId="1132A0BA" w:rsidR="00E31F79" w:rsidRPr="00C3593D" w:rsidDel="00EA274A" w:rsidRDefault="00E31F79" w:rsidP="00EA274A">
            <w:pPr>
              <w:rPr>
                <w:del w:id="201" w:author="Borja Aday Guadalupe Luis" w:date="2021-05-19T20:54:00Z"/>
                <w:rFonts w:ascii="Arial" w:hAnsi="Arial" w:cs="Arial"/>
                <w:highlight w:val="yellow"/>
              </w:rPr>
              <w:pPrChange w:id="202" w:author="Borja Aday Guadalupe Luis" w:date="2021-05-19T20:54:00Z">
                <w:pPr/>
              </w:pPrChange>
            </w:pPr>
            <w:del w:id="203" w:author="Borja Aday Guadalupe Luis" w:date="2021-05-19T20:54:00Z">
              <w:r w:rsidRPr="00C3593D" w:rsidDel="00EA274A">
                <w:rPr>
                  <w:rFonts w:ascii="Arial" w:hAnsi="Arial" w:cs="Arial"/>
                  <w:highlight w:val="yellow"/>
                </w:rPr>
                <w:delText xml:space="preserve">LParamsReales -&gt; LParamsReales </w:delText>
              </w:r>
              <w:r w:rsidRPr="00C3593D" w:rsidDel="00EA274A">
                <w:rPr>
                  <w:rFonts w:ascii="Arial" w:hAnsi="Arial" w:cs="Arial"/>
                  <w:b/>
                  <w:bCs/>
                  <w:highlight w:val="yellow"/>
                </w:rPr>
                <w:delText>,</w:delText>
              </w:r>
              <w:r w:rsidRPr="00C3593D" w:rsidDel="00EA274A">
                <w:rPr>
                  <w:rFonts w:ascii="Arial" w:hAnsi="Arial" w:cs="Arial"/>
                  <w:highlight w:val="yellow"/>
                </w:rPr>
                <w:delText xml:space="preserve"> E0</w:delText>
              </w:r>
            </w:del>
          </w:p>
          <w:p w14:paraId="587A9009" w14:textId="7527A327" w:rsidR="00E31F79" w:rsidRPr="00C3593D" w:rsidDel="00EA274A" w:rsidRDefault="00E31F79" w:rsidP="00EA274A">
            <w:pPr>
              <w:rPr>
                <w:del w:id="204" w:author="Borja Aday Guadalupe Luis" w:date="2021-05-19T20:54:00Z"/>
                <w:rFonts w:ascii="Arial" w:hAnsi="Arial" w:cs="Arial"/>
                <w:highlight w:val="yellow"/>
              </w:rPr>
              <w:pPrChange w:id="205" w:author="Borja Aday Guadalupe Luis" w:date="2021-05-19T20:54:00Z">
                <w:pPr/>
              </w:pPrChange>
            </w:pPr>
            <w:del w:id="206" w:author="Borja Aday Guadalupe Luis" w:date="2021-05-19T20:54:00Z">
              <w:r w:rsidRPr="00C3593D" w:rsidDel="00EA274A">
                <w:rPr>
                  <w:rFonts w:ascii="Arial" w:hAnsi="Arial" w:cs="Arial"/>
                  <w:highlight w:val="yellow"/>
                </w:rPr>
                <w:delText xml:space="preserve">   LParamsReales</w:delText>
              </w:r>
              <w:r w:rsidRPr="00C3593D" w:rsidDel="00EA274A">
                <w:rPr>
                  <w:rFonts w:ascii="Arial" w:hAnsi="Arial" w:cs="Arial"/>
                  <w:highlight w:val="yellow"/>
                  <w:vertAlign w:val="subscript"/>
                </w:rPr>
                <w:delText>0</w:delText>
              </w:r>
              <w:r w:rsidRPr="00C3593D" w:rsidDel="00EA274A">
                <w:rPr>
                  <w:rFonts w:ascii="Arial" w:hAnsi="Arial" w:cs="Arial"/>
                  <w:highlight w:val="yellow"/>
                </w:rPr>
                <w:delText>.a = preales_muc(LParamsReales</w:delText>
              </w:r>
              <w:r w:rsidRPr="00C3593D" w:rsidDel="00EA274A">
                <w:rPr>
                  <w:rFonts w:ascii="Arial" w:hAnsi="Arial" w:cs="Arial"/>
                  <w:highlight w:val="yellow"/>
                  <w:vertAlign w:val="subscript"/>
                </w:rPr>
                <w:delText>1</w:delText>
              </w:r>
              <w:r w:rsidRPr="00C3593D" w:rsidDel="00EA274A">
                <w:rPr>
                  <w:rFonts w:ascii="Arial" w:hAnsi="Arial" w:cs="Arial"/>
                  <w:highlight w:val="yellow"/>
                </w:rPr>
                <w:delText>.a, E0.a)</w:delText>
              </w:r>
            </w:del>
          </w:p>
          <w:p w14:paraId="70F47EE9" w14:textId="16BC20D1" w:rsidR="00E31F79" w:rsidRPr="00C3593D" w:rsidDel="00EA274A" w:rsidRDefault="00E31F79" w:rsidP="00EA274A">
            <w:pPr>
              <w:rPr>
                <w:del w:id="207" w:author="Borja Aday Guadalupe Luis" w:date="2021-05-19T20:54:00Z"/>
                <w:rFonts w:ascii="Arial" w:hAnsi="Arial" w:cs="Arial"/>
                <w:highlight w:val="yellow"/>
              </w:rPr>
              <w:pPrChange w:id="208" w:author="Borja Aday Guadalupe Luis" w:date="2021-05-19T20:54:00Z">
                <w:pPr/>
              </w:pPrChange>
            </w:pPr>
            <w:del w:id="209" w:author="Borja Aday Guadalupe Luis" w:date="2021-05-19T20:54:00Z">
              <w:r w:rsidRPr="00C3593D" w:rsidDel="00EA274A">
                <w:rPr>
                  <w:rFonts w:ascii="Arial" w:hAnsi="Arial" w:cs="Arial"/>
                  <w:highlight w:val="yellow"/>
                </w:rPr>
                <w:delText>LParamsReales -&gt; E0</w:delText>
              </w:r>
            </w:del>
          </w:p>
          <w:p w14:paraId="6EB5A215" w14:textId="225DB8E0" w:rsidR="00E31F79" w:rsidRPr="00C3593D" w:rsidDel="00EA274A" w:rsidRDefault="00E31F79" w:rsidP="00EA274A">
            <w:pPr>
              <w:rPr>
                <w:del w:id="210" w:author="Borja Aday Guadalupe Luis" w:date="2021-05-19T20:54:00Z"/>
                <w:rFonts w:ascii="Arial" w:hAnsi="Arial" w:cs="Arial"/>
                <w:highlight w:val="yellow"/>
              </w:rPr>
              <w:pPrChange w:id="211" w:author="Borja Aday Guadalupe Luis" w:date="2021-05-19T20:54:00Z">
                <w:pPr/>
              </w:pPrChange>
            </w:pPr>
            <w:del w:id="212" w:author="Borja Aday Guadalupe Luis" w:date="2021-05-19T20:54:00Z">
              <w:r w:rsidRPr="00C3593D" w:rsidDel="00EA274A">
                <w:rPr>
                  <w:rFonts w:ascii="Arial" w:hAnsi="Arial" w:cs="Arial"/>
                  <w:highlight w:val="yellow"/>
                </w:rPr>
                <w:delText xml:space="preserve">   LParamsReales.a = preales_1 (E0.a)</w:delText>
              </w:r>
            </w:del>
          </w:p>
          <w:p w14:paraId="49180021" w14:textId="4DBE0627" w:rsidR="00E31F79" w:rsidRPr="00C3593D" w:rsidDel="00EA274A" w:rsidRDefault="00E31F79" w:rsidP="00EA274A">
            <w:pPr>
              <w:rPr>
                <w:del w:id="213" w:author="Borja Aday Guadalupe Luis" w:date="2021-05-19T20:54:00Z"/>
                <w:rFonts w:ascii="Arial" w:hAnsi="Arial" w:cs="Arial"/>
                <w:highlight w:val="yellow"/>
              </w:rPr>
              <w:pPrChange w:id="214" w:author="Borja Aday Guadalupe Luis" w:date="2021-05-19T20:54:00Z">
                <w:pPr/>
              </w:pPrChange>
            </w:pPr>
            <w:del w:id="215" w:author="Borja Aday Guadalupe Luis" w:date="2021-05-19T20:54:00Z">
              <w:r w:rsidRPr="00C3593D" w:rsidDel="00EA274A">
                <w:rPr>
                  <w:rFonts w:ascii="Arial" w:hAnsi="Arial" w:cs="Arial"/>
                  <w:highlight w:val="yellow"/>
                </w:rPr>
                <w:delText>LParamsReales -&gt; ε</w:delText>
              </w:r>
            </w:del>
          </w:p>
          <w:p w14:paraId="38C9DF9C" w14:textId="045ABB96" w:rsidR="00E31F79" w:rsidRDefault="00E31F79" w:rsidP="00EA274A">
            <w:pPr>
              <w:rPr>
                <w:ins w:id="216" w:author="Borja Aday Guadalupe Luis" w:date="2021-05-19T20:50:00Z"/>
                <w:rFonts w:ascii="Arial" w:hAnsi="Arial" w:cs="Arial"/>
                <w:b/>
                <w:bCs/>
              </w:rPr>
              <w:pPrChange w:id="217" w:author="Borja Aday Guadalupe Luis" w:date="2021-05-19T20:54:00Z">
                <w:pPr/>
              </w:pPrChange>
            </w:pPr>
            <w:del w:id="218" w:author="Borja Aday Guadalupe Luis" w:date="2021-05-19T20:54:00Z">
              <w:r w:rsidRPr="00C3593D" w:rsidDel="00EA274A">
                <w:rPr>
                  <w:rFonts w:ascii="Arial" w:hAnsi="Arial" w:cs="Arial"/>
                  <w:highlight w:val="yellow"/>
                </w:rPr>
                <w:delText xml:space="preserve">   LParamsReales.a = </w:delText>
              </w:r>
              <w:r w:rsidRPr="002C04DC" w:rsidDel="00EA274A">
                <w:rPr>
                  <w:rFonts w:ascii="Arial" w:hAnsi="Arial" w:cs="Arial"/>
                  <w:b/>
                  <w:bCs/>
                  <w:highlight w:val="green"/>
                </w:rPr>
                <w:delText>null</w:delText>
              </w:r>
            </w:del>
          </w:p>
          <w:p w14:paraId="1379DC19" w14:textId="44FD5BA3" w:rsidR="00020F52" w:rsidRDefault="00020F52" w:rsidP="00E31F79">
            <w:pPr>
              <w:rPr>
                <w:ins w:id="219" w:author="Borja Aday Guadalupe Luis" w:date="2021-05-19T20:50:00Z"/>
                <w:rFonts w:ascii="Arial" w:hAnsi="Arial" w:cs="Arial"/>
                <w:b/>
                <w:bCs/>
              </w:rPr>
            </w:pPr>
          </w:p>
          <w:p w14:paraId="1A8A3C6B" w14:textId="3347DD1A" w:rsidR="00020F52" w:rsidRPr="008C621C" w:rsidRDefault="00020F52" w:rsidP="00020F52">
            <w:pPr>
              <w:rPr>
                <w:ins w:id="220" w:author="Borja Aday Guadalupe Luis" w:date="2021-05-19T20:50:00Z"/>
                <w:rFonts w:ascii="Arial" w:hAnsi="Arial" w:cs="Arial"/>
                <w:highlight w:val="green"/>
              </w:rPr>
            </w:pPr>
            <w:ins w:id="221" w:author="Borja Aday Guadalupe Luis" w:date="2021-05-19T20:51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22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 xml:space="preserve"> -&gt; </w:t>
              </w:r>
              <w:r>
                <w:rPr>
                  <w:rFonts w:ascii="Arial" w:hAnsi="Arial" w:cs="Arial"/>
                  <w:highlight w:val="green"/>
                </w:rPr>
                <w:t>E0</w:t>
              </w:r>
              <w:r w:rsidRPr="008C621C">
                <w:rPr>
                  <w:rFonts w:ascii="Arial" w:hAnsi="Arial" w:cs="Arial"/>
                  <w:highlight w:val="green"/>
                </w:rPr>
                <w:t xml:space="preserve"> R</w:t>
              </w:r>
            </w:ins>
            <w:ins w:id="223" w:author="Borja Aday Guadalupe Luis" w:date="2021-05-19T20:51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</w:p>
          <w:p w14:paraId="443C947C" w14:textId="33DD0B58" w:rsidR="00020F52" w:rsidRPr="008C621C" w:rsidRDefault="00020F52" w:rsidP="00020F52">
            <w:pPr>
              <w:rPr>
                <w:ins w:id="224" w:author="Borja Aday Guadalupe Luis" w:date="2021-05-19T20:50:00Z"/>
                <w:rFonts w:ascii="Arial" w:hAnsi="Arial" w:cs="Arial"/>
                <w:highlight w:val="green"/>
              </w:rPr>
            </w:pPr>
            <w:ins w:id="225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 xml:space="preserve">   R</w:t>
              </w:r>
            </w:ins>
            <w:ins w:id="226" w:author="Borja Aday Guadalupe Luis" w:date="2021-05-19T20:51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27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 xml:space="preserve">.ah = </w:t>
              </w:r>
            </w:ins>
            <w:ins w:id="228" w:author="Borja Aday Guadalupe Luis" w:date="2021-05-19T20:53:00Z">
              <w:r w:rsidR="00EA274A">
                <w:rPr>
                  <w:rFonts w:ascii="Arial" w:hAnsi="Arial" w:cs="Arial"/>
                  <w:highlight w:val="green"/>
                </w:rPr>
                <w:t>preales</w:t>
              </w:r>
            </w:ins>
            <w:ins w:id="229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>_1(</w:t>
              </w:r>
              <w:r>
                <w:rPr>
                  <w:rFonts w:ascii="Arial" w:hAnsi="Arial" w:cs="Arial"/>
                  <w:highlight w:val="green"/>
                </w:rPr>
                <w:t>E0</w:t>
              </w:r>
              <w:r w:rsidRPr="008C621C">
                <w:rPr>
                  <w:rFonts w:ascii="Arial" w:hAnsi="Arial" w:cs="Arial"/>
                  <w:highlight w:val="green"/>
                </w:rPr>
                <w:t>.a)</w:t>
              </w:r>
            </w:ins>
          </w:p>
          <w:p w14:paraId="63193B0D" w14:textId="685CB113" w:rsidR="00020F52" w:rsidRPr="008C621C" w:rsidRDefault="00020F52" w:rsidP="00020F52">
            <w:pPr>
              <w:rPr>
                <w:ins w:id="230" w:author="Borja Aday Guadalupe Luis" w:date="2021-05-19T20:50:00Z"/>
                <w:rFonts w:ascii="Arial" w:hAnsi="Arial" w:cs="Arial"/>
                <w:highlight w:val="green"/>
              </w:rPr>
            </w:pPr>
            <w:ins w:id="231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232" w:author="Borja Aday Guadalupe Luis" w:date="2021-05-19T20:51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33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>.a = R</w:t>
              </w:r>
            </w:ins>
            <w:ins w:id="234" w:author="Borja Aday Guadalupe Luis" w:date="2021-05-19T20:51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35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>.a</w:t>
              </w:r>
            </w:ins>
          </w:p>
          <w:p w14:paraId="59FB520A" w14:textId="04CC6181" w:rsidR="00020F52" w:rsidRPr="008C621C" w:rsidRDefault="00020F52" w:rsidP="00020F52">
            <w:pPr>
              <w:rPr>
                <w:ins w:id="236" w:author="Borja Aday Guadalupe Luis" w:date="2021-05-19T20:50:00Z"/>
                <w:rFonts w:ascii="Arial" w:hAnsi="Arial" w:cs="Arial"/>
                <w:highlight w:val="green"/>
              </w:rPr>
            </w:pPr>
            <w:ins w:id="237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>R</w:t>
              </w:r>
            </w:ins>
            <w:ins w:id="238" w:author="Borja Aday Guadalupe Luis" w:date="2021-05-19T20:51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39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 xml:space="preserve"> -&gt; </w:t>
              </w:r>
              <w:r w:rsidRPr="008C621C">
                <w:rPr>
                  <w:rFonts w:ascii="Arial" w:hAnsi="Arial" w:cs="Arial"/>
                  <w:b/>
                  <w:bCs/>
                  <w:highlight w:val="green"/>
                </w:rPr>
                <w:t xml:space="preserve">, </w:t>
              </w:r>
              <w:r>
                <w:rPr>
                  <w:rFonts w:ascii="Arial" w:hAnsi="Arial" w:cs="Arial"/>
                  <w:highlight w:val="green"/>
                </w:rPr>
                <w:t>E0</w:t>
              </w:r>
              <w:r w:rsidRPr="008C621C">
                <w:rPr>
                  <w:rFonts w:ascii="Arial" w:hAnsi="Arial" w:cs="Arial"/>
                  <w:highlight w:val="green"/>
                </w:rPr>
                <w:t xml:space="preserve"> R</w:t>
              </w:r>
            </w:ins>
            <w:ins w:id="240" w:author="Borja Aday Guadalupe Luis" w:date="2021-05-19T20:51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</w:p>
          <w:p w14:paraId="19872E30" w14:textId="53CB0A47" w:rsidR="00020F52" w:rsidRPr="008C621C" w:rsidRDefault="00020F52" w:rsidP="00020F52">
            <w:pPr>
              <w:rPr>
                <w:ins w:id="241" w:author="Borja Aday Guadalupe Luis" w:date="2021-05-19T20:50:00Z"/>
                <w:rFonts w:ascii="Arial" w:hAnsi="Arial" w:cs="Arial"/>
                <w:highlight w:val="green"/>
              </w:rPr>
            </w:pPr>
            <w:ins w:id="242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 xml:space="preserve">   R</w:t>
              </w:r>
            </w:ins>
            <w:ins w:id="243" w:author="Borja Aday Guadalupe Luis" w:date="2021-05-19T20:52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44" w:author="Borja Aday Guadalupe Luis" w:date="2021-05-19T20:50:00Z">
              <w:r w:rsidRPr="008C621C">
                <w:rPr>
                  <w:rFonts w:ascii="Arial" w:hAnsi="Arial" w:cs="Arial"/>
                  <w:highlight w:val="green"/>
                  <w:vertAlign w:val="subscript"/>
                </w:rPr>
                <w:t>1</w:t>
              </w:r>
              <w:r w:rsidRPr="008C621C">
                <w:rPr>
                  <w:rFonts w:ascii="Arial" w:hAnsi="Arial" w:cs="Arial"/>
                  <w:highlight w:val="green"/>
                </w:rPr>
                <w:t xml:space="preserve">.ah = </w:t>
              </w:r>
            </w:ins>
            <w:ins w:id="245" w:author="Borja Aday Guadalupe Luis" w:date="2021-05-19T20:54:00Z">
              <w:r w:rsidR="00EA274A" w:rsidRPr="00EA274A">
                <w:rPr>
                  <w:rFonts w:ascii="Arial" w:hAnsi="Arial" w:cs="Arial"/>
                  <w:highlight w:val="green"/>
                  <w:rPrChange w:id="246" w:author="Borja Aday Guadalupe Luis" w:date="2021-05-19T20:54:00Z">
                    <w:rPr>
                      <w:rFonts w:ascii="Arial" w:hAnsi="Arial" w:cs="Arial"/>
                      <w:highlight w:val="yellow"/>
                    </w:rPr>
                  </w:rPrChange>
                </w:rPr>
                <w:t>preales_muc</w:t>
              </w:r>
              <w:r w:rsidR="00EA274A" w:rsidRPr="00EA274A">
                <w:rPr>
                  <w:rFonts w:ascii="Arial" w:hAnsi="Arial" w:cs="Arial"/>
                  <w:highlight w:val="green"/>
                  <w:rPrChange w:id="247" w:author="Borja Aday Guadalupe Luis" w:date="2021-05-19T20:54:00Z">
                    <w:rPr>
                      <w:rFonts w:ascii="Arial" w:hAnsi="Arial" w:cs="Arial"/>
                      <w:highlight w:val="green"/>
                    </w:rPr>
                  </w:rPrChange>
                </w:rPr>
                <w:t xml:space="preserve"> </w:t>
              </w:r>
            </w:ins>
            <w:ins w:id="248" w:author="Borja Aday Guadalupe Luis" w:date="2021-05-19T20:50:00Z">
              <w:r w:rsidRPr="00EA274A">
                <w:rPr>
                  <w:rFonts w:ascii="Arial" w:hAnsi="Arial" w:cs="Arial"/>
                  <w:highlight w:val="green"/>
                  <w:rPrChange w:id="249" w:author="Borja Aday Guadalupe Luis" w:date="2021-05-19T20:54:00Z">
                    <w:rPr>
                      <w:rFonts w:ascii="Arial" w:hAnsi="Arial" w:cs="Arial"/>
                      <w:highlight w:val="green"/>
                    </w:rPr>
                  </w:rPrChange>
                </w:rPr>
                <w:t>(</w:t>
              </w:r>
              <w:r w:rsidRPr="008C621C">
                <w:rPr>
                  <w:rFonts w:ascii="Arial" w:hAnsi="Arial" w:cs="Arial"/>
                  <w:highlight w:val="green"/>
                </w:rPr>
                <w:t>R</w:t>
              </w:r>
            </w:ins>
            <w:ins w:id="250" w:author="Borja Aday Guadalupe Luis" w:date="2021-05-19T20:52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51" w:author="Borja Aday Guadalupe Luis" w:date="2021-05-19T20:50:00Z">
              <w:r w:rsidRPr="008C621C">
                <w:rPr>
                  <w:rFonts w:ascii="Arial" w:hAnsi="Arial" w:cs="Arial"/>
                  <w:highlight w:val="green"/>
                  <w:vertAlign w:val="subscript"/>
                </w:rPr>
                <w:t>0</w:t>
              </w:r>
              <w:r w:rsidRPr="008C621C">
                <w:rPr>
                  <w:rFonts w:ascii="Arial" w:hAnsi="Arial" w:cs="Arial"/>
                  <w:highlight w:val="green"/>
                </w:rPr>
                <w:t xml:space="preserve">.ah, </w:t>
              </w:r>
              <w:r>
                <w:rPr>
                  <w:rFonts w:ascii="Arial" w:hAnsi="Arial" w:cs="Arial"/>
                  <w:highlight w:val="green"/>
                </w:rPr>
                <w:t>E0</w:t>
              </w:r>
              <w:r w:rsidRPr="008C621C">
                <w:rPr>
                  <w:rFonts w:ascii="Arial" w:hAnsi="Arial" w:cs="Arial"/>
                  <w:highlight w:val="green"/>
                </w:rPr>
                <w:t>.a)</w:t>
              </w:r>
            </w:ins>
          </w:p>
          <w:p w14:paraId="7203B822" w14:textId="1F0AAED0" w:rsidR="00020F52" w:rsidRPr="008C621C" w:rsidRDefault="00020F52" w:rsidP="00020F52">
            <w:pPr>
              <w:rPr>
                <w:ins w:id="252" w:author="Borja Aday Guadalupe Luis" w:date="2021-05-19T20:50:00Z"/>
                <w:rFonts w:ascii="Arial" w:hAnsi="Arial" w:cs="Arial"/>
                <w:highlight w:val="green"/>
              </w:rPr>
            </w:pPr>
            <w:ins w:id="253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 xml:space="preserve">   R</w:t>
              </w:r>
            </w:ins>
            <w:ins w:id="254" w:author="Borja Aday Guadalupe Luis" w:date="2021-05-19T20:52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55" w:author="Borja Aday Guadalupe Luis" w:date="2021-05-19T20:50:00Z">
              <w:r w:rsidRPr="008C621C">
                <w:rPr>
                  <w:rFonts w:ascii="Arial" w:hAnsi="Arial" w:cs="Arial"/>
                  <w:highlight w:val="green"/>
                  <w:vertAlign w:val="subscript"/>
                </w:rPr>
                <w:t>0</w:t>
              </w:r>
              <w:r w:rsidRPr="008C621C">
                <w:rPr>
                  <w:rFonts w:ascii="Arial" w:hAnsi="Arial" w:cs="Arial"/>
                  <w:highlight w:val="green"/>
                </w:rPr>
                <w:t>.a = R</w:t>
              </w:r>
            </w:ins>
            <w:ins w:id="256" w:author="Borja Aday Guadalupe Luis" w:date="2021-05-19T20:52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57" w:author="Borja Aday Guadalupe Luis" w:date="2021-05-19T20:50:00Z">
              <w:r w:rsidRPr="008C621C">
                <w:rPr>
                  <w:rFonts w:ascii="Arial" w:hAnsi="Arial" w:cs="Arial"/>
                  <w:highlight w:val="green"/>
                  <w:vertAlign w:val="subscript"/>
                </w:rPr>
                <w:t>1</w:t>
              </w:r>
              <w:r w:rsidRPr="008C621C">
                <w:rPr>
                  <w:rFonts w:ascii="Arial" w:hAnsi="Arial" w:cs="Arial"/>
                  <w:highlight w:val="green"/>
                </w:rPr>
                <w:t>.a</w:t>
              </w:r>
            </w:ins>
          </w:p>
          <w:p w14:paraId="13BBE23F" w14:textId="10B774E5" w:rsidR="00020F52" w:rsidRPr="008C621C" w:rsidRDefault="00020F52" w:rsidP="00020F52">
            <w:pPr>
              <w:rPr>
                <w:ins w:id="258" w:author="Borja Aday Guadalupe Luis" w:date="2021-05-19T20:50:00Z"/>
                <w:rFonts w:ascii="Arial" w:hAnsi="Arial" w:cs="Arial"/>
                <w:highlight w:val="green"/>
              </w:rPr>
            </w:pPr>
            <w:ins w:id="259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>R</w:t>
              </w:r>
            </w:ins>
            <w:ins w:id="260" w:author="Borja Aday Guadalupe Luis" w:date="2021-05-19T20:52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61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 xml:space="preserve"> -&gt; ε</w:t>
              </w:r>
            </w:ins>
          </w:p>
          <w:p w14:paraId="29E341F6" w14:textId="59972D8A" w:rsidR="00020F52" w:rsidRPr="008C621C" w:rsidRDefault="00020F52" w:rsidP="00020F52">
            <w:pPr>
              <w:rPr>
                <w:ins w:id="262" w:author="Borja Aday Guadalupe Luis" w:date="2021-05-19T20:50:00Z"/>
                <w:rFonts w:ascii="Arial" w:hAnsi="Arial" w:cs="Arial"/>
                <w:highlight w:val="green"/>
              </w:rPr>
            </w:pPr>
            <w:ins w:id="263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 xml:space="preserve">   R</w:t>
              </w:r>
            </w:ins>
            <w:ins w:id="264" w:author="Borja Aday Guadalupe Luis" w:date="2021-05-19T20:52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65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>.a = R</w:t>
              </w:r>
            </w:ins>
            <w:ins w:id="266" w:author="Borja Aday Guadalupe Luis" w:date="2021-05-19T20:52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67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>.ah</w:t>
              </w:r>
            </w:ins>
          </w:p>
          <w:p w14:paraId="0E664141" w14:textId="77780093" w:rsidR="00020F52" w:rsidRPr="008C621C" w:rsidRDefault="00020F52" w:rsidP="00020F52">
            <w:pPr>
              <w:rPr>
                <w:ins w:id="268" w:author="Borja Aday Guadalupe Luis" w:date="2021-05-19T20:50:00Z"/>
                <w:rFonts w:ascii="Arial" w:hAnsi="Arial" w:cs="Arial"/>
                <w:highlight w:val="green"/>
              </w:rPr>
            </w:pPr>
            <w:ins w:id="269" w:author="Borja Aday Guadalupe Luis" w:date="2021-05-19T20:52:00Z">
              <w:r>
                <w:rPr>
                  <w:rFonts w:ascii="Arial" w:hAnsi="Arial" w:cs="Arial"/>
                  <w:highlight w:val="green"/>
                </w:rPr>
                <w:t>LParamsReales</w:t>
              </w:r>
            </w:ins>
            <w:ins w:id="270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 xml:space="preserve"> -&gt; ε</w:t>
              </w:r>
            </w:ins>
          </w:p>
          <w:p w14:paraId="7FFF5885" w14:textId="36C69C55" w:rsidR="00FE5C53" w:rsidRPr="00D4050E" w:rsidRDefault="00020F52" w:rsidP="00E31F79">
            <w:pPr>
              <w:rPr>
                <w:rFonts w:ascii="Arial" w:hAnsi="Arial" w:cs="Arial"/>
              </w:rPr>
            </w:pPr>
            <w:ins w:id="271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 xml:space="preserve">   </w:t>
              </w:r>
            </w:ins>
            <w:ins w:id="272" w:author="Borja Aday Guadalupe Luis" w:date="2021-05-19T20:52:00Z">
              <w:r>
                <w:rPr>
                  <w:rFonts w:ascii="Arial" w:hAnsi="Arial" w:cs="Arial"/>
                  <w:highlight w:val="green"/>
                </w:rPr>
                <w:t>LParamsReales.a =</w:t>
              </w:r>
            </w:ins>
            <w:ins w:id="273" w:author="Borja Aday Guadalupe Luis" w:date="2021-05-19T20:50:00Z">
              <w:r w:rsidRPr="008C621C">
                <w:rPr>
                  <w:rFonts w:ascii="Arial" w:hAnsi="Arial" w:cs="Arial"/>
                  <w:highlight w:val="green"/>
                </w:rPr>
                <w:t xml:space="preserve"> </w:t>
              </w:r>
              <w:r w:rsidRPr="008C621C">
                <w:rPr>
                  <w:rFonts w:ascii="Arial" w:hAnsi="Arial" w:cs="Arial"/>
                  <w:b/>
                  <w:bCs/>
                  <w:highlight w:val="green"/>
                </w:rPr>
                <w:t>null</w:t>
              </w:r>
            </w:ins>
          </w:p>
          <w:p w14:paraId="3394338C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578A4D76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Ins -&gt; Bloque</w:t>
            </w:r>
          </w:p>
          <w:p w14:paraId="6FCA8C45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Ins.a = ins_bloque(Bloque.a)</w:t>
            </w:r>
          </w:p>
          <w:p w14:paraId="48741C31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296A57A6" w14:textId="77777777" w:rsidR="00E31F79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5B31C4">
              <w:rPr>
                <w:rFonts w:ascii="Arial" w:hAnsi="Arial" w:cs="Arial"/>
                <w:highlight w:val="green"/>
                <w:lang w:val="es"/>
              </w:rPr>
              <w:t>E0 -</w:t>
            </w:r>
            <w:r>
              <w:rPr>
                <w:rFonts w:ascii="Arial" w:hAnsi="Arial" w:cs="Arial"/>
                <w:highlight w:val="green"/>
                <w:lang w:val="es"/>
              </w:rPr>
              <w:t>&gt; E1 RE0</w:t>
            </w:r>
          </w:p>
          <w:p w14:paraId="6FB13898" w14:textId="77777777" w:rsidR="00E31F79" w:rsidRPr="009D4A58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RE0.ah = E1.a</w:t>
            </w:r>
          </w:p>
          <w:p w14:paraId="7CD50F62" w14:textId="77777777" w:rsidR="00E31F79" w:rsidRPr="009D4A58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E0.a = RE0.a</w:t>
            </w:r>
          </w:p>
          <w:p w14:paraId="14BC1FA9" w14:textId="77777777" w:rsidR="00E31F79" w:rsidRPr="009D4A58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RE0 -&gt; </w:t>
            </w:r>
            <w:r w:rsidRPr="009D4A58">
              <w:rPr>
                <w:rFonts w:ascii="Arial" w:hAnsi="Arial" w:cs="Arial"/>
                <w:b/>
                <w:bCs/>
                <w:highlight w:val="green"/>
                <w:lang w:val="es"/>
              </w:rPr>
              <w:t>+</w:t>
            </w: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 E</w:t>
            </w:r>
            <w:r>
              <w:rPr>
                <w:rFonts w:ascii="Arial" w:hAnsi="Arial" w:cs="Arial"/>
                <w:highlight w:val="green"/>
                <w:lang w:val="es"/>
              </w:rPr>
              <w:t>0</w:t>
            </w:r>
          </w:p>
          <w:p w14:paraId="10175005" w14:textId="77777777" w:rsidR="00E31F79" w:rsidRPr="009D4A58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RE0.a = suma(RE0.ah, E0.a)</w:t>
            </w:r>
          </w:p>
          <w:p w14:paraId="69657714" w14:textId="77777777" w:rsidR="00E31F79" w:rsidRPr="009D4A58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RE0 -&gt; </w:t>
            </w:r>
            <w:r w:rsidRPr="009D4A58">
              <w:rPr>
                <w:rFonts w:ascii="Arial" w:hAnsi="Arial" w:cs="Arial"/>
                <w:b/>
                <w:bCs/>
                <w:highlight w:val="green"/>
                <w:lang w:val="es"/>
              </w:rPr>
              <w:t>-</w:t>
            </w: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 E1</w:t>
            </w:r>
          </w:p>
          <w:p w14:paraId="74961AFF" w14:textId="77777777" w:rsidR="00E31F79" w:rsidRPr="009D4A58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RE0.a = resta(RE0.ah, E1.a)</w:t>
            </w:r>
          </w:p>
          <w:p w14:paraId="3D969595" w14:textId="77777777" w:rsidR="00E31F79" w:rsidRPr="009D4A58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 xml:space="preserve">RE0 -&gt; </w:t>
            </w:r>
            <w:r w:rsidRPr="009D4A58">
              <w:rPr>
                <w:rFonts w:ascii="Arial" w:hAnsi="Arial" w:cs="Arial"/>
                <w:highlight w:val="green"/>
              </w:rPr>
              <w:t>ε</w:t>
            </w:r>
          </w:p>
          <w:p w14:paraId="54F5532A" w14:textId="77777777" w:rsidR="00E31F79" w:rsidRPr="009D4A58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9D4A58">
              <w:rPr>
                <w:rFonts w:ascii="Arial" w:hAnsi="Arial" w:cs="Arial"/>
                <w:highlight w:val="green"/>
                <w:lang w:val="es"/>
              </w:rPr>
              <w:t>RE0.a = RE0.ah</w:t>
            </w:r>
          </w:p>
          <w:p w14:paraId="62844A86" w14:textId="77777777" w:rsidR="00E31F79" w:rsidRPr="001C6C9C" w:rsidRDefault="00E31F79" w:rsidP="00E31F79">
            <w:pPr>
              <w:rPr>
                <w:rFonts w:ascii="Arial" w:hAnsi="Arial" w:cs="Arial"/>
                <w:highlight w:val="yellow"/>
              </w:rPr>
            </w:pPr>
          </w:p>
          <w:p w14:paraId="082BCF79" w14:textId="77777777" w:rsidR="00E31F79" w:rsidRPr="001C6C9C" w:rsidRDefault="00E31F79" w:rsidP="00E31F79">
            <w:pPr>
              <w:rPr>
                <w:rFonts w:ascii="Arial" w:hAnsi="Arial" w:cs="Arial"/>
                <w:highlight w:val="yellow"/>
              </w:rPr>
            </w:pPr>
          </w:p>
          <w:p w14:paraId="13C311CD" w14:textId="77777777" w:rsidR="00E31F79" w:rsidRPr="00BD515E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>E1 -&gt; E2 RE1</w:t>
            </w:r>
          </w:p>
          <w:p w14:paraId="3D8EABD5" w14:textId="77777777" w:rsidR="00E31F79" w:rsidRPr="00BD515E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 xml:space="preserve">   RE1.ah = E2.a</w:t>
            </w:r>
          </w:p>
          <w:p w14:paraId="2562D35C" w14:textId="77777777" w:rsidR="00E31F79" w:rsidRPr="00BD515E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 xml:space="preserve">   E1.a = RE1.a</w:t>
            </w:r>
          </w:p>
          <w:p w14:paraId="5B53471D" w14:textId="77777777" w:rsidR="00E31F79" w:rsidRPr="00BD515E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>RE1 -&gt; OpN1 E2 RE1</w:t>
            </w:r>
          </w:p>
          <w:p w14:paraId="24DC0372" w14:textId="77777777" w:rsidR="00E31F79" w:rsidRPr="00BD515E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t xml:space="preserve">   RE1</w:t>
            </w:r>
            <w:r w:rsidRPr="00BD515E">
              <w:rPr>
                <w:rFonts w:ascii="Arial" w:hAnsi="Arial" w:cs="Arial"/>
                <w:highlight w:val="green"/>
                <w:vertAlign w:val="subscript"/>
              </w:rPr>
              <w:t>1</w:t>
            </w:r>
            <w:r w:rsidRPr="00BD515E">
              <w:rPr>
                <w:rFonts w:ascii="Arial" w:hAnsi="Arial" w:cs="Arial"/>
                <w:highlight w:val="green"/>
              </w:rPr>
              <w:t>.ah = exp(opN1.op, RE1</w:t>
            </w:r>
            <w:r w:rsidRPr="00BD515E">
              <w:rPr>
                <w:rFonts w:ascii="Arial" w:hAnsi="Arial" w:cs="Arial"/>
                <w:highlight w:val="green"/>
                <w:vertAlign w:val="subscript"/>
              </w:rPr>
              <w:t>0</w:t>
            </w:r>
            <w:r w:rsidRPr="00BD515E">
              <w:rPr>
                <w:rFonts w:ascii="Arial" w:hAnsi="Arial" w:cs="Arial"/>
                <w:highlight w:val="green"/>
              </w:rPr>
              <w:t>.ah, E2.a)</w:t>
            </w:r>
          </w:p>
          <w:p w14:paraId="277CF313" w14:textId="77777777" w:rsidR="00E31F79" w:rsidRPr="00BD515E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D515E">
              <w:rPr>
                <w:rFonts w:ascii="Arial" w:hAnsi="Arial" w:cs="Arial"/>
                <w:highlight w:val="green"/>
              </w:rPr>
              <w:lastRenderedPageBreak/>
              <w:t>RE1 -&gt; ε</w:t>
            </w:r>
          </w:p>
          <w:p w14:paraId="7F85DE64" w14:textId="77777777" w:rsidR="00E31F79" w:rsidRPr="00143C11" w:rsidRDefault="00E31F79" w:rsidP="00E31F79">
            <w:pPr>
              <w:jc w:val="both"/>
              <w:rPr>
                <w:rFonts w:ascii="Arial" w:hAnsi="Arial" w:cs="Arial"/>
              </w:rPr>
            </w:pPr>
            <w:r w:rsidRPr="00BD515E">
              <w:rPr>
                <w:rFonts w:ascii="Arial" w:hAnsi="Arial" w:cs="Arial"/>
                <w:highlight w:val="green"/>
              </w:rPr>
              <w:t xml:space="preserve">   RE1.a = RE1.ah</w:t>
            </w:r>
          </w:p>
          <w:p w14:paraId="4DB18EE6" w14:textId="77777777" w:rsidR="00E31F79" w:rsidRPr="001C6C9C" w:rsidRDefault="00E31F79" w:rsidP="00E31F79">
            <w:pPr>
              <w:rPr>
                <w:rFonts w:ascii="Arial" w:hAnsi="Arial" w:cs="Arial"/>
                <w:highlight w:val="yellow"/>
              </w:rPr>
            </w:pPr>
          </w:p>
          <w:p w14:paraId="2FC3EF0A" w14:textId="77777777" w:rsidR="00E31F79" w:rsidRPr="001C6C9C" w:rsidRDefault="00E31F79" w:rsidP="00E31F79">
            <w:pPr>
              <w:rPr>
                <w:rFonts w:ascii="Arial" w:hAnsi="Arial" w:cs="Arial"/>
                <w:highlight w:val="yellow"/>
              </w:rPr>
            </w:pPr>
          </w:p>
          <w:p w14:paraId="0AB6122D" w14:textId="77777777" w:rsidR="00E31F79" w:rsidRPr="001C6C9C" w:rsidRDefault="00E31F79" w:rsidP="00E31F79">
            <w:pPr>
              <w:rPr>
                <w:rFonts w:ascii="Arial" w:hAnsi="Arial" w:cs="Arial"/>
                <w:highlight w:val="yellow"/>
              </w:rPr>
            </w:pPr>
          </w:p>
          <w:p w14:paraId="05E3FD07" w14:textId="77777777" w:rsidR="00E31F79" w:rsidRPr="00B15D1B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E2 -&gt; E3 RE2</w:t>
            </w:r>
          </w:p>
          <w:p w14:paraId="166E9D42" w14:textId="77777777" w:rsidR="00E31F79" w:rsidRPr="00B15D1B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RE2.ah = E3.a</w:t>
            </w:r>
          </w:p>
          <w:p w14:paraId="2C93AACB" w14:textId="77777777" w:rsidR="00E31F79" w:rsidRPr="00B15D1B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E2.a = RE2.a</w:t>
            </w:r>
          </w:p>
          <w:p w14:paraId="380C01F7" w14:textId="77777777" w:rsidR="00E31F79" w:rsidRPr="00B15D1B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RE2 -&gt; OpN2 E3 RE2</w:t>
            </w:r>
          </w:p>
          <w:p w14:paraId="3FB440DD" w14:textId="77777777" w:rsidR="00E31F79" w:rsidRPr="00B15D1B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RE2</w:t>
            </w:r>
            <w:r w:rsidRPr="00B15D1B">
              <w:rPr>
                <w:rFonts w:ascii="Arial" w:hAnsi="Arial" w:cs="Arial"/>
                <w:highlight w:val="green"/>
                <w:vertAlign w:val="subscript"/>
              </w:rPr>
              <w:t>1</w:t>
            </w:r>
            <w:r w:rsidRPr="00B15D1B">
              <w:rPr>
                <w:rFonts w:ascii="Arial" w:hAnsi="Arial" w:cs="Arial"/>
                <w:highlight w:val="green"/>
              </w:rPr>
              <w:t>.ah = exp(opN2.op, RE2</w:t>
            </w:r>
            <w:r w:rsidRPr="00B15D1B">
              <w:rPr>
                <w:rFonts w:ascii="Arial" w:hAnsi="Arial" w:cs="Arial"/>
                <w:highlight w:val="green"/>
                <w:vertAlign w:val="subscript"/>
              </w:rPr>
              <w:t>0</w:t>
            </w:r>
            <w:r w:rsidRPr="00B15D1B">
              <w:rPr>
                <w:rFonts w:ascii="Arial" w:hAnsi="Arial" w:cs="Arial"/>
                <w:highlight w:val="green"/>
              </w:rPr>
              <w:t>.ah, E3.a)</w:t>
            </w:r>
          </w:p>
          <w:p w14:paraId="012939DA" w14:textId="77777777" w:rsidR="00E31F79" w:rsidRPr="00B15D1B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RE2 -&gt; ε</w:t>
            </w:r>
          </w:p>
          <w:p w14:paraId="259D1253" w14:textId="77777777" w:rsidR="00E31F79" w:rsidRPr="00A01AC5" w:rsidRDefault="00E31F79" w:rsidP="00E31F79">
            <w:pPr>
              <w:jc w:val="both"/>
              <w:rPr>
                <w:rFonts w:ascii="Arial" w:hAnsi="Arial" w:cs="Arial"/>
                <w:highlight w:val="green"/>
                <w:lang w:val="es"/>
              </w:rPr>
            </w:pPr>
            <w:r w:rsidRPr="00B15D1B">
              <w:rPr>
                <w:rFonts w:ascii="Arial" w:hAnsi="Arial" w:cs="Arial"/>
                <w:highlight w:val="green"/>
                <w:lang w:val="es"/>
              </w:rPr>
              <w:t>RE2.a = RE2.ah</w:t>
            </w:r>
          </w:p>
          <w:p w14:paraId="15D4C17D" w14:textId="77777777" w:rsidR="00E31F79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</w:p>
          <w:p w14:paraId="1E0F9465" w14:textId="77777777" w:rsidR="00E31F79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E3 -&gt; E4 RE3</w:t>
            </w:r>
          </w:p>
          <w:p w14:paraId="56BC9675" w14:textId="77777777" w:rsidR="00E31F79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>
              <w:rPr>
                <w:rFonts w:ascii="Arial" w:hAnsi="Arial" w:cs="Arial"/>
                <w:highlight w:val="green"/>
              </w:rPr>
              <w:t>RE3.ah = E4.a</w:t>
            </w:r>
          </w:p>
          <w:p w14:paraId="1BE4EBB2" w14:textId="77777777" w:rsidR="00E31F79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>
              <w:rPr>
                <w:rFonts w:ascii="Arial" w:hAnsi="Arial" w:cs="Arial"/>
                <w:highlight w:val="green"/>
              </w:rPr>
              <w:t>E3.a = RE3.a</w:t>
            </w:r>
          </w:p>
          <w:p w14:paraId="3832DE16" w14:textId="77777777" w:rsidR="00E31F79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RE3 -&gt; OpN3 E4</w:t>
            </w:r>
          </w:p>
          <w:p w14:paraId="127EC457" w14:textId="77777777" w:rsidR="00E31F79" w:rsidRPr="003F7A3D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3F7A3D">
              <w:rPr>
                <w:rFonts w:ascii="Arial" w:hAnsi="Arial" w:cs="Arial"/>
                <w:highlight w:val="green"/>
              </w:rPr>
              <w:t>RE3.a = exp(opN3.op, RE3.ah, E4.a)</w:t>
            </w:r>
          </w:p>
          <w:p w14:paraId="243F08FC" w14:textId="77777777" w:rsidR="00E31F79" w:rsidRPr="00B15D1B" w:rsidRDefault="00E31F79" w:rsidP="00E31F79">
            <w:pPr>
              <w:jc w:val="both"/>
              <w:rPr>
                <w:rFonts w:ascii="Arial" w:hAnsi="Arial" w:cs="Arial"/>
                <w:highlight w:val="green"/>
              </w:rPr>
            </w:pPr>
            <w:r w:rsidRPr="00B15D1B">
              <w:rPr>
                <w:rFonts w:ascii="Arial" w:hAnsi="Arial" w:cs="Arial"/>
                <w:highlight w:val="green"/>
              </w:rPr>
              <w:t>RE3 -&gt; ε</w:t>
            </w:r>
          </w:p>
          <w:p w14:paraId="21487B0C" w14:textId="77777777" w:rsidR="00E31F79" w:rsidRPr="00143C11" w:rsidRDefault="00E31F79" w:rsidP="00E31F79">
            <w:pPr>
              <w:jc w:val="both"/>
              <w:rPr>
                <w:rFonts w:ascii="Arial" w:hAnsi="Arial" w:cs="Arial"/>
              </w:rPr>
            </w:pPr>
            <w:r w:rsidRPr="00B15D1B">
              <w:rPr>
                <w:rFonts w:ascii="Arial" w:hAnsi="Arial" w:cs="Arial"/>
                <w:highlight w:val="green"/>
              </w:rPr>
              <w:t>RE3.a = RE3.ah</w:t>
            </w:r>
          </w:p>
          <w:p w14:paraId="74A54A7B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042749B2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7242F2A0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E4 -&gt; </w:t>
            </w:r>
            <w:r w:rsidRPr="00D4050E">
              <w:rPr>
                <w:rFonts w:ascii="Arial" w:hAnsi="Arial" w:cs="Arial"/>
                <w:b/>
                <w:bCs/>
              </w:rPr>
              <w:t xml:space="preserve">- </w:t>
            </w:r>
            <w:r w:rsidRPr="00D4050E">
              <w:rPr>
                <w:rFonts w:ascii="Arial" w:hAnsi="Arial" w:cs="Arial"/>
              </w:rPr>
              <w:t>E5</w:t>
            </w:r>
          </w:p>
          <w:p w14:paraId="0D62D07A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E4.a = menos(E5.a)</w:t>
            </w:r>
          </w:p>
          <w:p w14:paraId="22E47E9C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E4 -&gt; </w:t>
            </w:r>
            <w:r w:rsidRPr="00D4050E">
              <w:rPr>
                <w:rFonts w:ascii="Arial" w:hAnsi="Arial" w:cs="Arial"/>
                <w:b/>
                <w:bCs/>
              </w:rPr>
              <w:t xml:space="preserve">not </w:t>
            </w:r>
            <w:r w:rsidRPr="00D4050E">
              <w:rPr>
                <w:rFonts w:ascii="Arial" w:hAnsi="Arial" w:cs="Arial"/>
              </w:rPr>
              <w:t>E4</w:t>
            </w:r>
          </w:p>
          <w:p w14:paraId="32D9F98B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lang w:val="es"/>
              </w:rPr>
              <w:t>.a = not(E4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lang w:val="es"/>
              </w:rPr>
              <w:t>.a)</w:t>
            </w:r>
          </w:p>
          <w:p w14:paraId="6F471F49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E4 -&gt; E5</w:t>
            </w:r>
          </w:p>
          <w:p w14:paraId="168832E7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E4.a = E5.a</w:t>
            </w:r>
          </w:p>
          <w:p w14:paraId="0215734E" w14:textId="77777777" w:rsidR="00E31F79" w:rsidRDefault="00E31F79" w:rsidP="00E31F79">
            <w:pPr>
              <w:rPr>
                <w:rFonts w:ascii="Arial" w:hAnsi="Arial" w:cs="Arial"/>
              </w:rPr>
            </w:pPr>
          </w:p>
          <w:p w14:paraId="0BF53155" w14:textId="77777777" w:rsidR="00E31F79" w:rsidRPr="00BA7782" w:rsidRDefault="00E31F79" w:rsidP="00E31F79">
            <w:pPr>
              <w:rPr>
                <w:rFonts w:ascii="Arial" w:hAnsi="Arial" w:cs="Arial"/>
                <w:b/>
                <w:bCs/>
                <w:color w:val="FF0000"/>
                <w:highlight w:val="yellow"/>
              </w:rPr>
            </w:pPr>
            <w:r w:rsidRPr="00BA7782">
              <w:rPr>
                <w:rFonts w:ascii="Arial" w:hAnsi="Arial" w:cs="Arial"/>
                <w:color w:val="FF0000"/>
                <w:highlight w:val="yellow"/>
              </w:rPr>
              <w:t xml:space="preserve">E5 -&gt; E5 </w:t>
            </w:r>
            <w:r w:rsidRPr="00BA7782">
              <w:rPr>
                <w:rFonts w:ascii="Arial" w:hAnsi="Arial" w:cs="Arial"/>
                <w:b/>
                <w:bCs/>
                <w:color w:val="FF0000"/>
                <w:highlight w:val="yellow"/>
              </w:rPr>
              <w:t xml:space="preserve">[ 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 xml:space="preserve">E0 </w:t>
            </w:r>
            <w:r w:rsidRPr="00BA7782">
              <w:rPr>
                <w:rFonts w:ascii="Arial" w:hAnsi="Arial" w:cs="Arial"/>
                <w:b/>
                <w:bCs/>
                <w:color w:val="FF0000"/>
                <w:highlight w:val="yellow"/>
              </w:rPr>
              <w:t>]</w:t>
            </w:r>
          </w:p>
          <w:p w14:paraId="587253FC" w14:textId="77777777" w:rsidR="00E31F79" w:rsidRPr="00BA7782" w:rsidRDefault="00E31F79" w:rsidP="00E31F79">
            <w:pPr>
              <w:rPr>
                <w:rFonts w:ascii="Arial" w:hAnsi="Arial" w:cs="Arial"/>
                <w:color w:val="FF0000"/>
                <w:highlight w:val="yellow"/>
              </w:rPr>
            </w:pPr>
            <w:r w:rsidRPr="00BA7782">
              <w:rPr>
                <w:rFonts w:ascii="Arial" w:hAnsi="Arial" w:cs="Arial"/>
                <w:b/>
                <w:bCs/>
                <w:color w:val="FF0000"/>
                <w:highlight w:val="yellow"/>
              </w:rPr>
              <w:t xml:space="preserve">   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>E5</w:t>
            </w:r>
            <w:r w:rsidRPr="00BA7782">
              <w:rPr>
                <w:rFonts w:ascii="Arial" w:hAnsi="Arial" w:cs="Arial"/>
                <w:color w:val="FF0000"/>
                <w:highlight w:val="yellow"/>
                <w:vertAlign w:val="subscript"/>
              </w:rPr>
              <w:t>0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>.a = index(E5</w:t>
            </w:r>
            <w:r w:rsidRPr="00BA7782">
              <w:rPr>
                <w:rFonts w:ascii="Arial" w:hAnsi="Arial" w:cs="Arial"/>
                <w:color w:val="FF0000"/>
                <w:highlight w:val="yellow"/>
                <w:vertAlign w:val="subscript"/>
              </w:rPr>
              <w:t>1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>.a, E0.a)</w:t>
            </w:r>
          </w:p>
          <w:p w14:paraId="350CCDAB" w14:textId="77777777" w:rsidR="00E31F79" w:rsidRPr="00BA7782" w:rsidRDefault="00E31F79" w:rsidP="00E31F79">
            <w:pPr>
              <w:rPr>
                <w:rFonts w:ascii="Arial" w:hAnsi="Arial" w:cs="Arial"/>
                <w:b/>
                <w:bCs/>
                <w:color w:val="FF0000"/>
                <w:highlight w:val="yellow"/>
              </w:rPr>
            </w:pPr>
            <w:r w:rsidRPr="00BA7782">
              <w:rPr>
                <w:rFonts w:ascii="Arial" w:hAnsi="Arial" w:cs="Arial"/>
                <w:color w:val="FF0000"/>
                <w:highlight w:val="yellow"/>
              </w:rPr>
              <w:t xml:space="preserve">E5 -&gt; E5 </w:t>
            </w:r>
            <w:r w:rsidRPr="00BA7782">
              <w:rPr>
                <w:rFonts w:ascii="Arial" w:hAnsi="Arial" w:cs="Arial"/>
                <w:b/>
                <w:bCs/>
                <w:color w:val="FF0000"/>
                <w:highlight w:val="yellow"/>
              </w:rPr>
              <w:t>. identificador</w:t>
            </w:r>
          </w:p>
          <w:p w14:paraId="473AEF97" w14:textId="77777777" w:rsidR="00E31F79" w:rsidRPr="00BA7782" w:rsidRDefault="00E31F79" w:rsidP="00E31F79">
            <w:pPr>
              <w:rPr>
                <w:rFonts w:ascii="Arial" w:hAnsi="Arial" w:cs="Arial"/>
                <w:color w:val="FF0000"/>
                <w:highlight w:val="yellow"/>
              </w:rPr>
            </w:pPr>
            <w:r w:rsidRPr="00BA7782">
              <w:rPr>
                <w:rFonts w:ascii="Arial" w:hAnsi="Arial" w:cs="Arial"/>
                <w:color w:val="FF0000"/>
                <w:highlight w:val="yellow"/>
              </w:rPr>
              <w:t xml:space="preserve">   E5</w:t>
            </w:r>
            <w:r w:rsidRPr="00BA7782">
              <w:rPr>
                <w:rFonts w:ascii="Arial" w:hAnsi="Arial" w:cs="Arial"/>
                <w:color w:val="FF0000"/>
                <w:highlight w:val="yellow"/>
                <w:vertAlign w:val="subscript"/>
              </w:rPr>
              <w:t>0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>.a = access_reg(E5</w:t>
            </w:r>
            <w:r w:rsidRPr="00BA7782">
              <w:rPr>
                <w:rFonts w:ascii="Arial" w:hAnsi="Arial" w:cs="Arial"/>
                <w:color w:val="FF0000"/>
                <w:highlight w:val="yellow"/>
                <w:vertAlign w:val="subscript"/>
              </w:rPr>
              <w:t>1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 xml:space="preserve">.a, </w:t>
            </w:r>
            <w:r w:rsidRPr="00BA7782">
              <w:rPr>
                <w:rFonts w:ascii="Arial" w:hAnsi="Arial" w:cs="Arial"/>
                <w:b/>
                <w:bCs/>
                <w:color w:val="FF0000"/>
                <w:highlight w:val="yellow"/>
              </w:rPr>
              <w:t>identificador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>.lexema)</w:t>
            </w:r>
          </w:p>
          <w:p w14:paraId="3B063EDC" w14:textId="77777777" w:rsidR="00E31F79" w:rsidRPr="00BA7782" w:rsidRDefault="00E31F79" w:rsidP="00E31F79">
            <w:pPr>
              <w:rPr>
                <w:rFonts w:ascii="Arial" w:hAnsi="Arial" w:cs="Arial"/>
                <w:b/>
                <w:bCs/>
                <w:color w:val="FF0000"/>
                <w:highlight w:val="yellow"/>
              </w:rPr>
            </w:pPr>
            <w:r w:rsidRPr="00BA7782">
              <w:rPr>
                <w:rFonts w:ascii="Arial" w:hAnsi="Arial" w:cs="Arial"/>
                <w:color w:val="FF0000"/>
                <w:highlight w:val="yellow"/>
              </w:rPr>
              <w:t xml:space="preserve">E5 -&gt; E5 </w:t>
            </w:r>
            <w:r w:rsidRPr="00BA7782">
              <w:rPr>
                <w:rFonts w:ascii="Arial" w:hAnsi="Arial" w:cs="Arial"/>
                <w:b/>
                <w:bCs/>
                <w:color w:val="FF0000"/>
                <w:highlight w:val="yellow"/>
              </w:rPr>
              <w:t>-&gt; identificador</w:t>
            </w:r>
          </w:p>
          <w:p w14:paraId="79A650F0" w14:textId="77777777" w:rsidR="00E31F79" w:rsidRPr="00BA7782" w:rsidRDefault="00E31F79" w:rsidP="00E31F79">
            <w:pPr>
              <w:rPr>
                <w:rFonts w:ascii="Arial" w:hAnsi="Arial" w:cs="Arial"/>
                <w:color w:val="FF0000"/>
                <w:highlight w:val="yellow"/>
              </w:rPr>
            </w:pPr>
            <w:r w:rsidRPr="00BA7782">
              <w:rPr>
                <w:rFonts w:ascii="Arial" w:hAnsi="Arial" w:cs="Arial"/>
                <w:color w:val="FF0000"/>
                <w:highlight w:val="yellow"/>
              </w:rPr>
              <w:t xml:space="preserve">   E5</w:t>
            </w:r>
            <w:r w:rsidRPr="00BA7782">
              <w:rPr>
                <w:rFonts w:ascii="Arial" w:hAnsi="Arial" w:cs="Arial"/>
                <w:color w:val="FF0000"/>
                <w:highlight w:val="yellow"/>
                <w:vertAlign w:val="subscript"/>
              </w:rPr>
              <w:t>0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>.a = access_reg(E5</w:t>
            </w:r>
            <w:r w:rsidRPr="00BA7782">
              <w:rPr>
                <w:rFonts w:ascii="Arial" w:hAnsi="Arial" w:cs="Arial"/>
                <w:color w:val="FF0000"/>
                <w:highlight w:val="yellow"/>
                <w:vertAlign w:val="subscript"/>
              </w:rPr>
              <w:t>1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 xml:space="preserve">.a, </w:t>
            </w:r>
            <w:r w:rsidRPr="00BA7782">
              <w:rPr>
                <w:rFonts w:ascii="Arial" w:hAnsi="Arial" w:cs="Arial"/>
                <w:b/>
                <w:bCs/>
                <w:color w:val="FF0000"/>
                <w:highlight w:val="yellow"/>
              </w:rPr>
              <w:t>identificador</w:t>
            </w:r>
            <w:r w:rsidRPr="00BA7782">
              <w:rPr>
                <w:rFonts w:ascii="Arial" w:hAnsi="Arial" w:cs="Arial"/>
                <w:color w:val="FF0000"/>
                <w:highlight w:val="yellow"/>
              </w:rPr>
              <w:t>.lexema)</w:t>
            </w:r>
          </w:p>
          <w:p w14:paraId="7C7C1147" w14:textId="45B6253A" w:rsidR="00E31F79" w:rsidRDefault="00E31F79" w:rsidP="00E31F79">
            <w:pPr>
              <w:rPr>
                <w:ins w:id="274" w:author="Borja Aday Guadalupe Luis" w:date="2021-05-19T20:55:00Z"/>
                <w:rFonts w:ascii="Arial" w:hAnsi="Arial" w:cs="Arial"/>
                <w:color w:val="FF0000"/>
              </w:rPr>
            </w:pPr>
            <w:r w:rsidRPr="00BA7782">
              <w:rPr>
                <w:rFonts w:ascii="Arial" w:hAnsi="Arial" w:cs="Arial"/>
                <w:color w:val="FF0000"/>
                <w:highlight w:val="yellow"/>
              </w:rPr>
              <w:t>E5 -&gt; E6</w:t>
            </w:r>
          </w:p>
          <w:p w14:paraId="77BF00B4" w14:textId="758AE309" w:rsidR="00D37549" w:rsidRDefault="00D37549" w:rsidP="00E31F79">
            <w:pPr>
              <w:rPr>
                <w:ins w:id="275" w:author="Borja Aday Guadalupe Luis" w:date="2021-05-19T20:55:00Z"/>
                <w:rFonts w:ascii="Arial" w:hAnsi="Arial" w:cs="Arial"/>
                <w:color w:val="FF0000"/>
              </w:rPr>
            </w:pPr>
          </w:p>
          <w:p w14:paraId="6DD7FEDF" w14:textId="1C961770" w:rsidR="00D37549" w:rsidRPr="00D37549" w:rsidRDefault="00D37549" w:rsidP="00E31F79">
            <w:pPr>
              <w:rPr>
                <w:rFonts w:ascii="Arial" w:hAnsi="Arial" w:cs="Arial"/>
                <w:highlight w:val="green"/>
              </w:rPr>
            </w:pPr>
            <w:ins w:id="276" w:author="Borja Aday Guadalupe Luis" w:date="2021-05-19T20:55:00Z">
              <w:r w:rsidRPr="00D37549">
                <w:rPr>
                  <w:rFonts w:ascii="Arial" w:hAnsi="Arial" w:cs="Arial"/>
                  <w:highlight w:val="green"/>
                  <w:rPrChange w:id="277" w:author="Borja Aday Guadalupe Luis" w:date="2021-05-19T20:56:00Z">
                    <w:rPr>
                      <w:rFonts w:ascii="Arial" w:hAnsi="Arial" w:cs="Arial"/>
                    </w:rPr>
                  </w:rPrChange>
                </w:rPr>
                <w:t>E5 -&gt; E5 RE5</w:t>
              </w:r>
            </w:ins>
          </w:p>
          <w:p w14:paraId="450DF090" w14:textId="77777777" w:rsidR="00D37549" w:rsidRPr="00D37549" w:rsidRDefault="00D37549" w:rsidP="00E31F79">
            <w:pPr>
              <w:rPr>
                <w:ins w:id="278" w:author="Borja Aday Guadalupe Luis" w:date="2021-05-19T20:55:00Z"/>
                <w:rFonts w:ascii="Arial" w:hAnsi="Arial" w:cs="Arial"/>
                <w:highlight w:val="green"/>
                <w:rPrChange w:id="279" w:author="Borja Aday Guadalupe Luis" w:date="2021-05-19T20:56:00Z">
                  <w:rPr>
                    <w:ins w:id="280" w:author="Borja Aday Guadalupe Luis" w:date="2021-05-19T20:55:00Z"/>
                    <w:rFonts w:ascii="Arial" w:hAnsi="Arial" w:cs="Arial"/>
                  </w:rPr>
                </w:rPrChange>
              </w:rPr>
            </w:pPr>
          </w:p>
          <w:p w14:paraId="0BE886C2" w14:textId="42D2AC17" w:rsidR="00D37549" w:rsidRPr="00D37549" w:rsidRDefault="00D37549" w:rsidP="00E31F79">
            <w:pPr>
              <w:rPr>
                <w:rFonts w:ascii="Arial" w:hAnsi="Arial" w:cs="Arial"/>
                <w:b/>
                <w:bCs/>
                <w:highlight w:val="green"/>
              </w:rPr>
            </w:pPr>
            <w:ins w:id="281" w:author="Borja Aday Guadalupe Luis" w:date="2021-05-19T20:55:00Z">
              <w:r w:rsidRPr="00D37549">
                <w:rPr>
                  <w:rFonts w:ascii="Arial" w:hAnsi="Arial" w:cs="Arial"/>
                  <w:highlight w:val="green"/>
                  <w:rPrChange w:id="282" w:author="Borja Aday Guadalupe Luis" w:date="2021-05-19T20:56:00Z">
                    <w:rPr>
                      <w:rFonts w:ascii="Arial" w:hAnsi="Arial" w:cs="Arial"/>
                    </w:rPr>
                  </w:rPrChange>
                </w:rPr>
                <w:t xml:space="preserve">RE5 -&gt; </w:t>
              </w:r>
              <w:r w:rsidRPr="00D37549">
                <w:rPr>
                  <w:rFonts w:ascii="Arial" w:hAnsi="Arial" w:cs="Arial"/>
                  <w:b/>
                  <w:bCs/>
                  <w:highlight w:val="green"/>
                  <w:rPrChange w:id="283" w:author="Borja Aday Guadalupe Luis" w:date="2021-05-19T20:56:00Z">
                    <w:rPr>
                      <w:rFonts w:ascii="Arial" w:hAnsi="Arial" w:cs="Arial"/>
                      <w:b/>
                      <w:bCs/>
                      <w:color w:val="FF0000"/>
                      <w:highlight w:val="yellow"/>
                    </w:rPr>
                  </w:rPrChange>
                </w:rPr>
                <w:t xml:space="preserve">[ </w:t>
              </w:r>
              <w:r w:rsidRPr="00D37549">
                <w:rPr>
                  <w:rFonts w:ascii="Arial" w:hAnsi="Arial" w:cs="Arial"/>
                  <w:highlight w:val="green"/>
                  <w:rPrChange w:id="284" w:author="Borja Aday Guadalupe Luis" w:date="2021-05-19T20:56:00Z">
                    <w:rPr>
                      <w:rFonts w:ascii="Arial" w:hAnsi="Arial" w:cs="Arial"/>
                      <w:color w:val="FF0000"/>
                      <w:highlight w:val="yellow"/>
                    </w:rPr>
                  </w:rPrChange>
                </w:rPr>
                <w:t xml:space="preserve">E0 </w:t>
              </w:r>
              <w:r w:rsidRPr="00D37549">
                <w:rPr>
                  <w:rFonts w:ascii="Arial" w:hAnsi="Arial" w:cs="Arial"/>
                  <w:b/>
                  <w:bCs/>
                  <w:highlight w:val="green"/>
                  <w:rPrChange w:id="285" w:author="Borja Aday Guadalupe Luis" w:date="2021-05-19T20:56:00Z">
                    <w:rPr>
                      <w:rFonts w:ascii="Arial" w:hAnsi="Arial" w:cs="Arial"/>
                      <w:b/>
                      <w:bCs/>
                      <w:color w:val="FF0000"/>
                      <w:highlight w:val="yellow"/>
                    </w:rPr>
                  </w:rPrChange>
                </w:rPr>
                <w:t>]</w:t>
              </w:r>
            </w:ins>
          </w:p>
          <w:p w14:paraId="2720B7C9" w14:textId="77777777" w:rsidR="00D37549" w:rsidRPr="00D37549" w:rsidRDefault="00D37549" w:rsidP="00E31F79">
            <w:pPr>
              <w:rPr>
                <w:ins w:id="286" w:author="Borja Aday Guadalupe Luis" w:date="2021-05-19T20:55:00Z"/>
                <w:rFonts w:ascii="Arial" w:hAnsi="Arial" w:cs="Arial"/>
                <w:b/>
                <w:bCs/>
                <w:highlight w:val="green"/>
                <w:rPrChange w:id="287" w:author="Borja Aday Guadalupe Luis" w:date="2021-05-19T20:56:00Z">
                  <w:rPr>
                    <w:ins w:id="288" w:author="Borja Aday Guadalupe Luis" w:date="2021-05-19T20:55:00Z"/>
                    <w:rFonts w:ascii="Arial" w:hAnsi="Arial" w:cs="Arial"/>
                    <w:b/>
                    <w:bCs/>
                  </w:rPr>
                </w:rPrChange>
              </w:rPr>
            </w:pPr>
          </w:p>
          <w:p w14:paraId="5A120660" w14:textId="2D377429" w:rsidR="00D37549" w:rsidRPr="00D37549" w:rsidRDefault="00D37549" w:rsidP="00D37549">
            <w:pPr>
              <w:rPr>
                <w:rFonts w:ascii="Arial" w:hAnsi="Arial" w:cs="Arial"/>
                <w:b/>
                <w:bCs/>
                <w:highlight w:val="green"/>
              </w:rPr>
            </w:pPr>
            <w:ins w:id="289" w:author="Borja Aday Guadalupe Luis" w:date="2021-05-19T20:55:00Z">
              <w:r w:rsidRPr="00D37549">
                <w:rPr>
                  <w:rFonts w:ascii="Arial" w:hAnsi="Arial" w:cs="Arial"/>
                  <w:highlight w:val="green"/>
                  <w:rPrChange w:id="290" w:author="Borja Aday Guadalupe Luis" w:date="2021-05-19T20:56:00Z">
                    <w:rPr>
                      <w:rFonts w:ascii="Arial" w:hAnsi="Arial" w:cs="Arial"/>
                    </w:rPr>
                  </w:rPrChange>
                </w:rPr>
                <w:t xml:space="preserve">RE5 -&gt; </w:t>
              </w:r>
            </w:ins>
            <w:ins w:id="291" w:author="Borja Aday Guadalupe Luis" w:date="2021-05-19T20:56:00Z">
              <w:r w:rsidRPr="00D37549">
                <w:rPr>
                  <w:rFonts w:ascii="Arial" w:hAnsi="Arial" w:cs="Arial"/>
                  <w:b/>
                  <w:bCs/>
                  <w:highlight w:val="green"/>
                  <w:rPrChange w:id="292" w:author="Borja Aday Guadalupe Luis" w:date="2021-05-19T20:56:00Z">
                    <w:rPr>
                      <w:rFonts w:ascii="Arial" w:hAnsi="Arial" w:cs="Arial"/>
                      <w:b/>
                      <w:bCs/>
                      <w:color w:val="FF0000"/>
                      <w:highlight w:val="yellow"/>
                    </w:rPr>
                  </w:rPrChange>
                </w:rPr>
                <w:t>. identificador</w:t>
              </w:r>
            </w:ins>
          </w:p>
          <w:p w14:paraId="43701014" w14:textId="77777777" w:rsidR="00D37549" w:rsidRPr="00D37549" w:rsidRDefault="00D37549" w:rsidP="00D37549">
            <w:pPr>
              <w:rPr>
                <w:ins w:id="293" w:author="Borja Aday Guadalupe Luis" w:date="2021-05-19T20:55:00Z"/>
                <w:rFonts w:ascii="Arial" w:hAnsi="Arial" w:cs="Arial"/>
                <w:b/>
                <w:bCs/>
                <w:highlight w:val="green"/>
                <w:rPrChange w:id="294" w:author="Borja Aday Guadalupe Luis" w:date="2021-05-19T20:56:00Z">
                  <w:rPr>
                    <w:ins w:id="295" w:author="Borja Aday Guadalupe Luis" w:date="2021-05-19T20:55:00Z"/>
                    <w:rFonts w:ascii="Arial" w:hAnsi="Arial" w:cs="Arial"/>
                    <w:b/>
                    <w:bCs/>
                    <w:color w:val="FF0000"/>
                  </w:rPr>
                </w:rPrChange>
              </w:rPr>
            </w:pPr>
          </w:p>
          <w:p w14:paraId="008B78CE" w14:textId="3D25982C" w:rsidR="00D37549" w:rsidRPr="00D37549" w:rsidRDefault="00D37549" w:rsidP="00D37549">
            <w:pPr>
              <w:rPr>
                <w:rFonts w:ascii="Arial" w:hAnsi="Arial" w:cs="Arial"/>
                <w:b/>
                <w:bCs/>
                <w:highlight w:val="green"/>
              </w:rPr>
            </w:pPr>
            <w:ins w:id="296" w:author="Borja Aday Guadalupe Luis" w:date="2021-05-19T20:55:00Z">
              <w:r w:rsidRPr="00D37549">
                <w:rPr>
                  <w:rFonts w:ascii="Arial" w:hAnsi="Arial" w:cs="Arial"/>
                  <w:highlight w:val="green"/>
                  <w:rPrChange w:id="297" w:author="Borja Aday Guadalupe Luis" w:date="2021-05-19T20:56:00Z">
                    <w:rPr>
                      <w:rFonts w:ascii="Arial" w:hAnsi="Arial" w:cs="Arial"/>
                    </w:rPr>
                  </w:rPrChange>
                </w:rPr>
                <w:t xml:space="preserve">RE5 -&gt; </w:t>
              </w:r>
              <w:r w:rsidRPr="00D37549">
                <w:rPr>
                  <w:rFonts w:ascii="Arial" w:hAnsi="Arial" w:cs="Arial"/>
                  <w:b/>
                  <w:bCs/>
                  <w:highlight w:val="green"/>
                  <w:rPrChange w:id="298" w:author="Borja Aday Guadalupe Luis" w:date="2021-05-19T20:56:00Z">
                    <w:rPr>
                      <w:rFonts w:ascii="Arial" w:hAnsi="Arial" w:cs="Arial"/>
                      <w:b/>
                      <w:bCs/>
                      <w:color w:val="FF0000"/>
                      <w:highlight w:val="yellow"/>
                    </w:rPr>
                  </w:rPrChange>
                </w:rPr>
                <w:t>-&gt; identificador</w:t>
              </w:r>
            </w:ins>
          </w:p>
          <w:p w14:paraId="664B9FB5" w14:textId="77777777" w:rsidR="00D37549" w:rsidRPr="00D37549" w:rsidRDefault="00D37549" w:rsidP="00D37549">
            <w:pPr>
              <w:rPr>
                <w:ins w:id="299" w:author="Borja Aday Guadalupe Luis" w:date="2021-05-19T20:55:00Z"/>
                <w:rFonts w:ascii="Arial" w:hAnsi="Arial" w:cs="Arial"/>
                <w:b/>
                <w:bCs/>
                <w:highlight w:val="green"/>
                <w:rPrChange w:id="300" w:author="Borja Aday Guadalupe Luis" w:date="2021-05-19T20:56:00Z">
                  <w:rPr>
                    <w:ins w:id="301" w:author="Borja Aday Guadalupe Luis" w:date="2021-05-19T20:55:00Z"/>
                    <w:rFonts w:ascii="Arial" w:hAnsi="Arial" w:cs="Arial"/>
                    <w:b/>
                    <w:bCs/>
                    <w:color w:val="FF0000"/>
                  </w:rPr>
                </w:rPrChange>
              </w:rPr>
            </w:pPr>
          </w:p>
          <w:p w14:paraId="01A627D8" w14:textId="7E3AC6C8" w:rsidR="00D37549" w:rsidRPr="00D37549" w:rsidRDefault="00D37549" w:rsidP="00D37549">
            <w:pPr>
              <w:rPr>
                <w:rFonts w:ascii="Arial" w:hAnsi="Arial" w:cs="Arial"/>
                <w:highlight w:val="green"/>
              </w:rPr>
            </w:pPr>
            <w:ins w:id="302" w:author="Borja Aday Guadalupe Luis" w:date="2021-05-19T20:55:00Z">
              <w:r w:rsidRPr="00D37549">
                <w:rPr>
                  <w:rFonts w:ascii="Arial" w:hAnsi="Arial" w:cs="Arial"/>
                  <w:highlight w:val="green"/>
                  <w:rPrChange w:id="303" w:author="Borja Aday Guadalupe Luis" w:date="2021-05-19T20:56:00Z">
                    <w:rPr>
                      <w:rFonts w:ascii="Arial" w:hAnsi="Arial" w:cs="Arial"/>
                    </w:rPr>
                  </w:rPrChange>
                </w:rPr>
                <w:t xml:space="preserve">RE5 -&gt; </w:t>
              </w:r>
              <w:r w:rsidRPr="00D37549">
                <w:rPr>
                  <w:rFonts w:ascii="Arial" w:hAnsi="Arial" w:cs="Arial"/>
                  <w:highlight w:val="green"/>
                  <w:rPrChange w:id="304" w:author="Borja Aday Guadalupe Luis" w:date="2021-05-19T20:56:00Z">
                    <w:rPr>
                      <w:rFonts w:ascii="Arial" w:hAnsi="Arial" w:cs="Arial"/>
                      <w:highlight w:val="green"/>
                    </w:rPr>
                  </w:rPrChange>
                </w:rPr>
                <w:t>ε</w:t>
              </w:r>
            </w:ins>
          </w:p>
          <w:p w14:paraId="2FE8D34E" w14:textId="77777777" w:rsidR="00D37549" w:rsidRPr="00D37549" w:rsidRDefault="00D37549" w:rsidP="00D37549">
            <w:pPr>
              <w:rPr>
                <w:ins w:id="305" w:author="Borja Aday Guadalupe Luis" w:date="2021-05-19T20:56:00Z"/>
                <w:rFonts w:ascii="Arial" w:hAnsi="Arial" w:cs="Arial"/>
                <w:highlight w:val="green"/>
              </w:rPr>
            </w:pPr>
          </w:p>
          <w:p w14:paraId="002C13D0" w14:textId="4C5C925B" w:rsidR="00D37549" w:rsidRPr="00D37549" w:rsidRDefault="00D37549" w:rsidP="00D37549">
            <w:pPr>
              <w:rPr>
                <w:rFonts w:ascii="Arial" w:hAnsi="Arial" w:cs="Arial"/>
                <w:highlight w:val="green"/>
              </w:rPr>
            </w:pPr>
            <w:r w:rsidRPr="00D37549">
              <w:rPr>
                <w:rFonts w:ascii="Arial" w:hAnsi="Arial" w:cs="Arial"/>
                <w:highlight w:val="green"/>
              </w:rPr>
              <w:t>E5 -&gt; E6</w:t>
            </w:r>
          </w:p>
          <w:p w14:paraId="16677F55" w14:textId="000D89D9" w:rsidR="00D37549" w:rsidRPr="00D37549" w:rsidRDefault="00D37549" w:rsidP="00D37549">
            <w:pPr>
              <w:rPr>
                <w:ins w:id="306" w:author="Borja Aday Guadalupe Luis" w:date="2021-05-19T20:55:00Z"/>
                <w:rFonts w:ascii="Arial" w:hAnsi="Arial" w:cs="Arial"/>
                <w:rPrChange w:id="307" w:author="Borja Aday Guadalupe Luis" w:date="2021-05-19T20:56:00Z">
                  <w:rPr>
                    <w:ins w:id="308" w:author="Borja Aday Guadalupe Luis" w:date="2021-05-19T20:55:00Z"/>
                    <w:rFonts w:ascii="Arial" w:hAnsi="Arial" w:cs="Arial"/>
                    <w:b/>
                    <w:bCs/>
                    <w:color w:val="FF0000"/>
                  </w:rPr>
                </w:rPrChange>
              </w:rPr>
            </w:pPr>
            <w:r w:rsidRPr="00D37549">
              <w:rPr>
                <w:rFonts w:ascii="Arial" w:hAnsi="Arial" w:cs="Arial"/>
                <w:highlight w:val="green"/>
              </w:rPr>
              <w:t xml:space="preserve">   E5.a = E6.a</w:t>
            </w:r>
          </w:p>
          <w:p w14:paraId="147E11E3" w14:textId="77777777" w:rsidR="00FE5C53" w:rsidRPr="00BA7782" w:rsidRDefault="00FE5C53" w:rsidP="00E31F79">
            <w:pPr>
              <w:rPr>
                <w:rFonts w:ascii="Arial" w:hAnsi="Arial" w:cs="Arial"/>
                <w:color w:val="FF0000"/>
              </w:rPr>
            </w:pPr>
          </w:p>
          <w:p w14:paraId="3EAFC801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7898A7E6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 xml:space="preserve">E6 -&gt; </w:t>
            </w:r>
            <w:r w:rsidRPr="00D4050E">
              <w:rPr>
                <w:rFonts w:ascii="Arial" w:hAnsi="Arial" w:cs="Arial"/>
                <w:b/>
                <w:bCs/>
              </w:rPr>
              <w:t xml:space="preserve">* </w:t>
            </w:r>
            <w:r w:rsidRPr="00D4050E">
              <w:rPr>
                <w:rFonts w:ascii="Arial" w:hAnsi="Arial" w:cs="Arial"/>
              </w:rPr>
              <w:t>E6</w:t>
            </w:r>
          </w:p>
          <w:p w14:paraId="136E2515" w14:textId="77777777" w:rsidR="00E31F79" w:rsidRPr="007C4440" w:rsidRDefault="00E31F79" w:rsidP="00E31F79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1253C1">
              <w:rPr>
                <w:rFonts w:ascii="Arial" w:hAnsi="Arial" w:cs="Arial"/>
              </w:rPr>
              <w:t>E</w:t>
            </w:r>
            <w:r>
              <w:rPr>
                <w:rFonts w:ascii="Arial" w:hAnsi="Arial" w:cs="Arial"/>
              </w:rPr>
              <w:t>6</w:t>
            </w:r>
            <w:r w:rsidRPr="001253C1">
              <w:rPr>
                <w:rFonts w:ascii="Arial" w:hAnsi="Arial" w:cs="Arial"/>
                <w:vertAlign w:val="subscript"/>
              </w:rPr>
              <w:t>0</w:t>
            </w:r>
            <w:r w:rsidRPr="001253C1">
              <w:rPr>
                <w:rFonts w:ascii="Arial" w:hAnsi="Arial" w:cs="Arial"/>
              </w:rPr>
              <w:t xml:space="preserve">.a = </w:t>
            </w:r>
            <w:r>
              <w:rPr>
                <w:rFonts w:ascii="Arial" w:hAnsi="Arial" w:cs="Arial"/>
                <w:lang w:val="es"/>
              </w:rPr>
              <w:t>indireccion(E6</w:t>
            </w:r>
            <w:r>
              <w:rPr>
                <w:rFonts w:ascii="Arial" w:hAnsi="Arial" w:cs="Arial"/>
                <w:vertAlign w:val="subscript"/>
                <w:lang w:val="es"/>
              </w:rPr>
              <w:t>1</w:t>
            </w:r>
            <w:r>
              <w:rPr>
                <w:rFonts w:ascii="Arial" w:hAnsi="Arial" w:cs="Arial"/>
                <w:lang w:val="es"/>
              </w:rPr>
              <w:t>.a)</w:t>
            </w:r>
          </w:p>
          <w:p w14:paraId="03915A4B" w14:textId="77777777" w:rsidR="00E31F79" w:rsidRDefault="00E31F79" w:rsidP="00E31F79">
            <w:pPr>
              <w:rPr>
                <w:rFonts w:ascii="Arial" w:hAnsi="Arial" w:cs="Arial"/>
              </w:rPr>
            </w:pPr>
            <w:r w:rsidRPr="00D4050E">
              <w:rPr>
                <w:rFonts w:ascii="Arial" w:hAnsi="Arial" w:cs="Arial"/>
              </w:rPr>
              <w:t>E6 -&gt; E7</w:t>
            </w:r>
          </w:p>
          <w:p w14:paraId="7A41A38B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E6.a = E7.a</w:t>
            </w:r>
          </w:p>
          <w:p w14:paraId="432C0375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0A8D7201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identificador</w:t>
            </w:r>
          </w:p>
          <w:p w14:paraId="6F5B4350" w14:textId="77777777" w:rsidR="00E31F79" w:rsidRPr="001253C1" w:rsidRDefault="00E31F79" w:rsidP="00E31F79">
            <w:pPr>
              <w:rPr>
                <w:rFonts w:ascii="Arial" w:hAnsi="Arial" w:cs="Arial"/>
              </w:rPr>
            </w:pPr>
            <w:r w:rsidRPr="001253C1">
              <w:rPr>
                <w:rFonts w:ascii="Arial" w:hAnsi="Arial" w:cs="Arial"/>
              </w:rPr>
              <w:t xml:space="preserve">   E7.a = identificador(</w:t>
            </w:r>
            <w:r w:rsidRPr="001253C1">
              <w:rPr>
                <w:rFonts w:ascii="Arial" w:hAnsi="Arial" w:cs="Arial"/>
                <w:b/>
                <w:bCs/>
              </w:rPr>
              <w:t>identificador</w:t>
            </w:r>
            <w:r w:rsidRPr="001253C1">
              <w:rPr>
                <w:rFonts w:ascii="Arial" w:hAnsi="Arial" w:cs="Arial"/>
              </w:rPr>
              <w:t>.lexema)</w:t>
            </w:r>
          </w:p>
          <w:p w14:paraId="1B3241AF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numEnt</w:t>
            </w:r>
          </w:p>
          <w:p w14:paraId="720EA685" w14:textId="77777777" w:rsidR="00E31F79" w:rsidRPr="001253C1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1253C1">
              <w:rPr>
                <w:rFonts w:ascii="Arial" w:hAnsi="Arial" w:cs="Arial"/>
              </w:rPr>
              <w:t>E7.a = identificador(</w:t>
            </w:r>
            <w:r>
              <w:rPr>
                <w:rFonts w:ascii="Arial" w:hAnsi="Arial" w:cs="Arial"/>
                <w:b/>
                <w:bCs/>
              </w:rPr>
              <w:t>numEnt</w:t>
            </w:r>
            <w:r w:rsidRPr="001253C1">
              <w:rPr>
                <w:rFonts w:ascii="Arial" w:hAnsi="Arial" w:cs="Arial"/>
              </w:rPr>
              <w:t>.lexema)</w:t>
            </w:r>
          </w:p>
          <w:p w14:paraId="37173540" w14:textId="77777777" w:rsidR="00E31F79" w:rsidRPr="001253C1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1253C1">
              <w:rPr>
                <w:rFonts w:ascii="Arial" w:hAnsi="Arial" w:cs="Arial"/>
              </w:rPr>
              <w:lastRenderedPageBreak/>
              <w:t xml:space="preserve">E7 -&gt; </w:t>
            </w:r>
            <w:r w:rsidRPr="001253C1">
              <w:rPr>
                <w:rFonts w:ascii="Arial" w:hAnsi="Arial" w:cs="Arial"/>
                <w:b/>
                <w:bCs/>
              </w:rPr>
              <w:t>numReal</w:t>
            </w:r>
          </w:p>
          <w:p w14:paraId="1062B8B0" w14:textId="77777777" w:rsidR="00E31F79" w:rsidRPr="001253C1" w:rsidRDefault="00E31F79" w:rsidP="00E31F79">
            <w:pPr>
              <w:rPr>
                <w:rFonts w:ascii="Arial" w:hAnsi="Arial" w:cs="Arial"/>
              </w:rPr>
            </w:pPr>
            <w:r w:rsidRPr="001253C1">
              <w:rPr>
                <w:rFonts w:ascii="Arial" w:hAnsi="Arial" w:cs="Arial"/>
              </w:rPr>
              <w:t xml:space="preserve">   E7.a = identificador(</w:t>
            </w:r>
            <w:r>
              <w:rPr>
                <w:rFonts w:ascii="Arial" w:hAnsi="Arial" w:cs="Arial"/>
                <w:b/>
                <w:bCs/>
              </w:rPr>
              <w:t>numReal</w:t>
            </w:r>
            <w:r w:rsidRPr="001253C1">
              <w:rPr>
                <w:rFonts w:ascii="Arial" w:hAnsi="Arial" w:cs="Arial"/>
              </w:rPr>
              <w:t>.lexema)</w:t>
            </w:r>
          </w:p>
          <w:p w14:paraId="3653E2A6" w14:textId="77777777" w:rsidR="00E31F79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true</w:t>
            </w:r>
          </w:p>
          <w:p w14:paraId="4B2AC24F" w14:textId="77777777" w:rsidR="00E31F79" w:rsidRPr="001253C1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1253C1">
              <w:rPr>
                <w:rFonts w:ascii="Arial" w:hAnsi="Arial" w:cs="Arial"/>
              </w:rPr>
              <w:t xml:space="preserve">E7.a = </w:t>
            </w:r>
            <w:r>
              <w:rPr>
                <w:rFonts w:ascii="Arial" w:hAnsi="Arial" w:cs="Arial"/>
              </w:rPr>
              <w:t>true</w:t>
            </w:r>
            <w:r w:rsidRPr="001253C1">
              <w:rPr>
                <w:rFonts w:ascii="Arial" w:hAnsi="Arial" w:cs="Arial"/>
              </w:rPr>
              <w:t>()</w:t>
            </w:r>
          </w:p>
          <w:p w14:paraId="426D3FE5" w14:textId="77777777" w:rsidR="00E31F79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false</w:t>
            </w:r>
          </w:p>
          <w:p w14:paraId="7438FCF2" w14:textId="77777777" w:rsidR="00E31F79" w:rsidRPr="00D4050E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1253C1">
              <w:rPr>
                <w:rFonts w:ascii="Arial" w:hAnsi="Arial" w:cs="Arial"/>
              </w:rPr>
              <w:t xml:space="preserve">E7.a = </w:t>
            </w:r>
            <w:r>
              <w:rPr>
                <w:rFonts w:ascii="Arial" w:hAnsi="Arial" w:cs="Arial"/>
              </w:rPr>
              <w:t>false</w:t>
            </w:r>
            <w:r w:rsidRPr="001253C1">
              <w:rPr>
                <w:rFonts w:ascii="Arial" w:hAnsi="Arial" w:cs="Arial"/>
              </w:rPr>
              <w:t>()</w:t>
            </w:r>
          </w:p>
          <w:p w14:paraId="494CB810" w14:textId="77777777" w:rsidR="00E31F79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cadena</w:t>
            </w:r>
          </w:p>
          <w:p w14:paraId="1F3E2A3C" w14:textId="77777777" w:rsidR="00E31F79" w:rsidRPr="00D4050E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1253C1">
              <w:rPr>
                <w:rFonts w:ascii="Arial" w:hAnsi="Arial" w:cs="Arial"/>
              </w:rPr>
              <w:t xml:space="preserve">E7.a = </w:t>
            </w:r>
            <w:r>
              <w:rPr>
                <w:rFonts w:ascii="Arial" w:hAnsi="Arial" w:cs="Arial"/>
              </w:rPr>
              <w:t>cadena</w:t>
            </w:r>
            <w:r w:rsidRPr="001253C1">
              <w:rPr>
                <w:rFonts w:ascii="Arial" w:hAnsi="Arial" w:cs="Arial"/>
              </w:rPr>
              <w:t>(</w:t>
            </w:r>
            <w:r w:rsidRPr="001253C1">
              <w:rPr>
                <w:rFonts w:ascii="Arial" w:hAnsi="Arial" w:cs="Arial"/>
                <w:b/>
                <w:bCs/>
              </w:rPr>
              <w:t>cadena</w:t>
            </w:r>
            <w:r>
              <w:rPr>
                <w:rFonts w:ascii="Arial" w:hAnsi="Arial" w:cs="Arial"/>
              </w:rPr>
              <w:t>.lexema</w:t>
            </w:r>
            <w:r w:rsidRPr="001253C1">
              <w:rPr>
                <w:rFonts w:ascii="Arial" w:hAnsi="Arial" w:cs="Arial"/>
              </w:rPr>
              <w:t>)</w:t>
            </w:r>
          </w:p>
          <w:p w14:paraId="2EE71345" w14:textId="77777777" w:rsidR="00E31F79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>null</w:t>
            </w:r>
          </w:p>
          <w:p w14:paraId="71DAFEE0" w14:textId="77777777" w:rsidR="00E31F79" w:rsidRPr="00D4050E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1253C1">
              <w:rPr>
                <w:rFonts w:ascii="Arial" w:hAnsi="Arial" w:cs="Arial"/>
              </w:rPr>
              <w:t xml:space="preserve">E7.a = </w:t>
            </w:r>
            <w:r>
              <w:rPr>
                <w:rFonts w:ascii="Arial" w:hAnsi="Arial" w:cs="Arial"/>
              </w:rPr>
              <w:t>null</w:t>
            </w:r>
            <w:r w:rsidRPr="001253C1">
              <w:rPr>
                <w:rFonts w:ascii="Arial" w:hAnsi="Arial" w:cs="Arial"/>
              </w:rPr>
              <w:t>()</w:t>
            </w:r>
          </w:p>
          <w:p w14:paraId="7970DC25" w14:textId="77777777" w:rsidR="00E31F79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E7 -&gt; </w:t>
            </w:r>
            <w:r w:rsidRPr="00D4050E">
              <w:rPr>
                <w:rFonts w:ascii="Arial" w:hAnsi="Arial" w:cs="Arial"/>
                <w:b/>
                <w:bCs/>
              </w:rPr>
              <w:t xml:space="preserve">( </w:t>
            </w:r>
            <w:r w:rsidRPr="00D4050E">
              <w:rPr>
                <w:rFonts w:ascii="Arial" w:hAnsi="Arial" w:cs="Arial"/>
              </w:rPr>
              <w:t xml:space="preserve">E0 </w:t>
            </w:r>
            <w:r w:rsidRPr="00D4050E">
              <w:rPr>
                <w:rFonts w:ascii="Arial" w:hAnsi="Arial" w:cs="Arial"/>
                <w:b/>
                <w:bCs/>
              </w:rPr>
              <w:t>)</w:t>
            </w:r>
          </w:p>
          <w:p w14:paraId="79BA728C" w14:textId="77777777" w:rsidR="00E31F79" w:rsidRPr="001253C1" w:rsidRDefault="00E31F79" w:rsidP="00E31F79">
            <w:pPr>
              <w:tabs>
                <w:tab w:val="left" w:pos="851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>
              <w:rPr>
                <w:rFonts w:ascii="Arial" w:hAnsi="Arial" w:cs="Arial"/>
              </w:rPr>
              <w:t>E7.a = E0.a</w:t>
            </w:r>
          </w:p>
          <w:p w14:paraId="00C94F7D" w14:textId="77777777" w:rsidR="00E31F79" w:rsidRPr="00D4050E" w:rsidRDefault="00E31F79" w:rsidP="00E31F79">
            <w:pPr>
              <w:rPr>
                <w:rFonts w:ascii="Arial" w:hAnsi="Arial" w:cs="Arial"/>
              </w:rPr>
            </w:pPr>
          </w:p>
          <w:p w14:paraId="45FB0DCE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OpN1 -&gt; </w:t>
            </w:r>
            <w:r w:rsidRPr="00D4050E">
              <w:rPr>
                <w:rFonts w:ascii="Arial" w:hAnsi="Arial" w:cs="Arial"/>
                <w:b/>
                <w:bCs/>
              </w:rPr>
              <w:t>and</w:t>
            </w:r>
          </w:p>
          <w:p w14:paraId="4B4D75CC" w14:textId="77777777" w:rsidR="00E31F79" w:rsidRPr="00A76E2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opN1.a = “and”</w:t>
            </w:r>
          </w:p>
          <w:p w14:paraId="75ACEFDE" w14:textId="77777777" w:rsidR="00E31F79" w:rsidRPr="00D4050E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OpN1 -&gt; </w:t>
            </w:r>
            <w:r w:rsidRPr="00D4050E">
              <w:rPr>
                <w:rFonts w:ascii="Arial" w:hAnsi="Arial" w:cs="Arial"/>
                <w:b/>
                <w:bCs/>
              </w:rPr>
              <w:t>or</w:t>
            </w:r>
          </w:p>
          <w:p w14:paraId="067B12E9" w14:textId="77777777" w:rsidR="00E31F79" w:rsidRPr="00D4050E" w:rsidRDefault="00E31F79" w:rsidP="00E31F7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opN1.a = “</w:t>
            </w:r>
            <w:r>
              <w:rPr>
                <w:rFonts w:ascii="Arial" w:hAnsi="Arial" w:cs="Arial"/>
              </w:rPr>
              <w:t>or</w:t>
            </w:r>
            <w:r w:rsidRPr="00A76E2E">
              <w:rPr>
                <w:rFonts w:ascii="Arial" w:hAnsi="Arial" w:cs="Arial"/>
              </w:rPr>
              <w:t>”</w:t>
            </w:r>
          </w:p>
          <w:p w14:paraId="3A91207A" w14:textId="77777777" w:rsidR="00E31F79" w:rsidRPr="00D4050E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6C97CC1F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&lt;</w:t>
            </w:r>
          </w:p>
          <w:p w14:paraId="167EBF5E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&lt;</w:t>
            </w:r>
            <w:r w:rsidRPr="00A76E2E">
              <w:rPr>
                <w:rFonts w:ascii="Arial" w:hAnsi="Arial" w:cs="Arial"/>
              </w:rPr>
              <w:t>”</w:t>
            </w:r>
          </w:p>
          <w:p w14:paraId="1780479A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&gt;</w:t>
            </w:r>
          </w:p>
          <w:p w14:paraId="2F47993E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&gt;</w:t>
            </w:r>
            <w:r w:rsidRPr="00A76E2E">
              <w:rPr>
                <w:rFonts w:ascii="Arial" w:hAnsi="Arial" w:cs="Arial"/>
              </w:rPr>
              <w:t>”</w:t>
            </w:r>
          </w:p>
          <w:p w14:paraId="68CE9F23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&lt;=</w:t>
            </w:r>
          </w:p>
          <w:p w14:paraId="59BBE3B8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&lt;=</w:t>
            </w:r>
            <w:r w:rsidRPr="00A76E2E">
              <w:rPr>
                <w:rFonts w:ascii="Arial" w:hAnsi="Arial" w:cs="Arial"/>
              </w:rPr>
              <w:t>”</w:t>
            </w:r>
          </w:p>
          <w:p w14:paraId="181BFA2A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&gt;=</w:t>
            </w:r>
          </w:p>
          <w:p w14:paraId="0458DB74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&gt;=</w:t>
            </w:r>
            <w:r w:rsidRPr="00A76E2E">
              <w:rPr>
                <w:rFonts w:ascii="Arial" w:hAnsi="Arial" w:cs="Arial"/>
              </w:rPr>
              <w:t>”</w:t>
            </w:r>
          </w:p>
          <w:p w14:paraId="5FE79B79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==</w:t>
            </w:r>
          </w:p>
          <w:p w14:paraId="534462D9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==</w:t>
            </w:r>
            <w:r w:rsidRPr="00A76E2E">
              <w:rPr>
                <w:rFonts w:ascii="Arial" w:hAnsi="Arial" w:cs="Arial"/>
              </w:rPr>
              <w:t>”</w:t>
            </w:r>
          </w:p>
          <w:p w14:paraId="0190FC46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OpN2 -&gt; </w:t>
            </w:r>
            <w:r w:rsidRPr="00D4050E">
              <w:rPr>
                <w:rFonts w:ascii="Arial" w:hAnsi="Arial" w:cs="Arial"/>
                <w:b/>
                <w:bCs/>
              </w:rPr>
              <w:t>!=</w:t>
            </w:r>
          </w:p>
          <w:p w14:paraId="322AA9F3" w14:textId="77777777" w:rsidR="00E31F79" w:rsidRPr="00D4050E" w:rsidRDefault="00E31F79" w:rsidP="00E31F7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2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!=</w:t>
            </w:r>
            <w:r w:rsidRPr="00A76E2E">
              <w:rPr>
                <w:rFonts w:ascii="Arial" w:hAnsi="Arial" w:cs="Arial"/>
              </w:rPr>
              <w:t>”</w:t>
            </w:r>
          </w:p>
          <w:p w14:paraId="29C6A2AD" w14:textId="77777777" w:rsidR="00E31F79" w:rsidRPr="00D4050E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445B8C32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*</w:t>
            </w:r>
          </w:p>
          <w:p w14:paraId="071E24FC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3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*</w:t>
            </w:r>
            <w:r w:rsidRPr="00A76E2E">
              <w:rPr>
                <w:rFonts w:ascii="Arial" w:hAnsi="Arial" w:cs="Arial"/>
              </w:rPr>
              <w:t>”</w:t>
            </w:r>
          </w:p>
          <w:p w14:paraId="2A7D8601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/</w:t>
            </w:r>
          </w:p>
          <w:p w14:paraId="2C8A9F85" w14:textId="77777777" w:rsidR="00E31F79" w:rsidRPr="00D4050E" w:rsidRDefault="00E31F79" w:rsidP="00E31F7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3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/</w:t>
            </w:r>
            <w:r w:rsidRPr="00A76E2E">
              <w:rPr>
                <w:rFonts w:ascii="Arial" w:hAnsi="Arial" w:cs="Arial"/>
              </w:rPr>
              <w:t>”</w:t>
            </w:r>
          </w:p>
          <w:p w14:paraId="5D166BE9" w14:textId="77777777" w:rsidR="00E31F79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D4050E">
              <w:rPr>
                <w:rFonts w:ascii="Arial" w:hAnsi="Arial" w:cs="Arial"/>
              </w:rPr>
              <w:t xml:space="preserve">OpN3 -&gt; </w:t>
            </w:r>
            <w:r w:rsidRPr="00D4050E">
              <w:rPr>
                <w:rFonts w:ascii="Arial" w:hAnsi="Arial" w:cs="Arial"/>
                <w:b/>
                <w:bCs/>
              </w:rPr>
              <w:t>%</w:t>
            </w:r>
          </w:p>
          <w:p w14:paraId="0B33F607" w14:textId="4036A522" w:rsidR="00904251" w:rsidRPr="00AC2134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>
              <w:rPr>
                <w:rFonts w:ascii="Arial" w:hAnsi="Arial" w:cs="Arial"/>
                <w:b/>
                <w:bCs/>
              </w:rPr>
              <w:t xml:space="preserve">   </w:t>
            </w:r>
            <w:r w:rsidRPr="00A76E2E">
              <w:rPr>
                <w:rFonts w:ascii="Arial" w:hAnsi="Arial" w:cs="Arial"/>
              </w:rPr>
              <w:t>opN</w:t>
            </w:r>
            <w:r>
              <w:rPr>
                <w:rFonts w:ascii="Arial" w:hAnsi="Arial" w:cs="Arial"/>
              </w:rPr>
              <w:t>3</w:t>
            </w:r>
            <w:r w:rsidRPr="00A76E2E">
              <w:rPr>
                <w:rFonts w:ascii="Arial" w:hAnsi="Arial" w:cs="Arial"/>
              </w:rPr>
              <w:t>.a = “</w:t>
            </w:r>
            <w:r>
              <w:rPr>
                <w:rFonts w:ascii="Arial" w:hAnsi="Arial" w:cs="Arial"/>
              </w:rPr>
              <w:t>%</w:t>
            </w:r>
            <w:r w:rsidRPr="00A76E2E">
              <w:rPr>
                <w:rFonts w:ascii="Arial" w:hAnsi="Arial" w:cs="Arial"/>
              </w:rPr>
              <w:t>”</w:t>
            </w:r>
          </w:p>
        </w:tc>
      </w:tr>
    </w:tbl>
    <w:p w14:paraId="28971221" w14:textId="77777777" w:rsidR="001F4738" w:rsidRPr="00834A43" w:rsidRDefault="001F4738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sectPr w:rsidR="001F4738" w:rsidRPr="00834A43" w:rsidSect="00143C11">
      <w:pgSz w:w="11909" w:h="16834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36951" w14:textId="77777777" w:rsidR="007512A9" w:rsidRDefault="007512A9" w:rsidP="006378F2">
      <w:pPr>
        <w:spacing w:line="240" w:lineRule="auto"/>
      </w:pPr>
      <w:r>
        <w:separator/>
      </w:r>
    </w:p>
  </w:endnote>
  <w:endnote w:type="continuationSeparator" w:id="0">
    <w:p w14:paraId="1DBF9047" w14:textId="77777777" w:rsidR="007512A9" w:rsidRDefault="007512A9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47EA8" w14:textId="77777777" w:rsidR="007512A9" w:rsidRDefault="007512A9" w:rsidP="006378F2">
      <w:pPr>
        <w:spacing w:line="240" w:lineRule="auto"/>
      </w:pPr>
      <w:r>
        <w:separator/>
      </w:r>
    </w:p>
  </w:footnote>
  <w:footnote w:type="continuationSeparator" w:id="0">
    <w:p w14:paraId="41BA727E" w14:textId="77777777" w:rsidR="007512A9" w:rsidRDefault="007512A9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45D"/>
    <w:multiLevelType w:val="hybridMultilevel"/>
    <w:tmpl w:val="A1C22966"/>
    <w:lvl w:ilvl="0" w:tplc="8A1028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B451E"/>
    <w:multiLevelType w:val="multilevel"/>
    <w:tmpl w:val="AAD653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2" w15:restartNumberingAfterBreak="0">
    <w:nsid w:val="21101311"/>
    <w:multiLevelType w:val="hybridMultilevel"/>
    <w:tmpl w:val="BE2AD01C"/>
    <w:lvl w:ilvl="0" w:tplc="2CF2C0B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E77F2"/>
    <w:multiLevelType w:val="hybridMultilevel"/>
    <w:tmpl w:val="8DCA1400"/>
    <w:lvl w:ilvl="0" w:tplc="BD1458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455DD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8" w15:restartNumberingAfterBreak="0">
    <w:nsid w:val="3A1B5569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E07AE4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1" w15:restartNumberingAfterBreak="0">
    <w:nsid w:val="4F7E6ACA"/>
    <w:multiLevelType w:val="multilevel"/>
    <w:tmpl w:val="155CBF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12" w15:restartNumberingAfterBreak="0">
    <w:nsid w:val="547139CD"/>
    <w:multiLevelType w:val="hybridMultilevel"/>
    <w:tmpl w:val="BD02680C"/>
    <w:lvl w:ilvl="0" w:tplc="7820D72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9"/>
  </w:num>
  <w:num w:numId="5">
    <w:abstractNumId w:val="13"/>
  </w:num>
  <w:num w:numId="6">
    <w:abstractNumId w:val="4"/>
  </w:num>
  <w:num w:numId="7">
    <w:abstractNumId w:val="8"/>
  </w:num>
  <w:num w:numId="8">
    <w:abstractNumId w:val="3"/>
  </w:num>
  <w:num w:numId="9">
    <w:abstractNumId w:val="12"/>
  </w:num>
  <w:num w:numId="10">
    <w:abstractNumId w:val="0"/>
  </w:num>
  <w:num w:numId="11">
    <w:abstractNumId w:val="2"/>
  </w:num>
  <w:num w:numId="12">
    <w:abstractNumId w:val="1"/>
  </w:num>
  <w:num w:numId="13">
    <w:abstractNumId w:val="10"/>
  </w:num>
  <w:num w:numId="14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orja Aday Guadalupe Luis">
    <w15:presenceInfo w15:providerId="Windows Live" w15:userId="167043883dec6d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00747"/>
    <w:rsid w:val="00020F52"/>
    <w:rsid w:val="00093824"/>
    <w:rsid w:val="000B3F92"/>
    <w:rsid w:val="000B42AE"/>
    <w:rsid w:val="000F6CBF"/>
    <w:rsid w:val="0010170A"/>
    <w:rsid w:val="00106428"/>
    <w:rsid w:val="00137149"/>
    <w:rsid w:val="00143C11"/>
    <w:rsid w:val="001632D1"/>
    <w:rsid w:val="00165A5E"/>
    <w:rsid w:val="001A7871"/>
    <w:rsid w:val="001B588E"/>
    <w:rsid w:val="001D79CD"/>
    <w:rsid w:val="001F4738"/>
    <w:rsid w:val="00201EE8"/>
    <w:rsid w:val="00234E38"/>
    <w:rsid w:val="00262778"/>
    <w:rsid w:val="00265A51"/>
    <w:rsid w:val="0028194D"/>
    <w:rsid w:val="00291189"/>
    <w:rsid w:val="00295B83"/>
    <w:rsid w:val="002B39BA"/>
    <w:rsid w:val="002F1BB1"/>
    <w:rsid w:val="0030624D"/>
    <w:rsid w:val="0032645A"/>
    <w:rsid w:val="00363E92"/>
    <w:rsid w:val="00390429"/>
    <w:rsid w:val="003B54AF"/>
    <w:rsid w:val="003F557B"/>
    <w:rsid w:val="004044F0"/>
    <w:rsid w:val="00421AAF"/>
    <w:rsid w:val="0046226A"/>
    <w:rsid w:val="00481D33"/>
    <w:rsid w:val="00495831"/>
    <w:rsid w:val="004B2184"/>
    <w:rsid w:val="004B47B6"/>
    <w:rsid w:val="004C256C"/>
    <w:rsid w:val="004D6C63"/>
    <w:rsid w:val="005450E4"/>
    <w:rsid w:val="005475B1"/>
    <w:rsid w:val="00555DAF"/>
    <w:rsid w:val="00561761"/>
    <w:rsid w:val="0057570A"/>
    <w:rsid w:val="0059236A"/>
    <w:rsid w:val="0059532D"/>
    <w:rsid w:val="005A1D33"/>
    <w:rsid w:val="005A6F2A"/>
    <w:rsid w:val="005B31C4"/>
    <w:rsid w:val="005C6548"/>
    <w:rsid w:val="005F66B4"/>
    <w:rsid w:val="00620299"/>
    <w:rsid w:val="00631F4C"/>
    <w:rsid w:val="006378F2"/>
    <w:rsid w:val="006511CB"/>
    <w:rsid w:val="006B0139"/>
    <w:rsid w:val="006C4FBF"/>
    <w:rsid w:val="00704301"/>
    <w:rsid w:val="007512A9"/>
    <w:rsid w:val="007534BB"/>
    <w:rsid w:val="007726C8"/>
    <w:rsid w:val="00781DB5"/>
    <w:rsid w:val="007A7358"/>
    <w:rsid w:val="008049C5"/>
    <w:rsid w:val="0080600C"/>
    <w:rsid w:val="00822E73"/>
    <w:rsid w:val="00834A43"/>
    <w:rsid w:val="0088188A"/>
    <w:rsid w:val="008B2814"/>
    <w:rsid w:val="008D77FD"/>
    <w:rsid w:val="008D78BC"/>
    <w:rsid w:val="008F21D3"/>
    <w:rsid w:val="00903834"/>
    <w:rsid w:val="00904251"/>
    <w:rsid w:val="00942F75"/>
    <w:rsid w:val="00984421"/>
    <w:rsid w:val="00992737"/>
    <w:rsid w:val="009A0EA7"/>
    <w:rsid w:val="009C6AC3"/>
    <w:rsid w:val="009D4A58"/>
    <w:rsid w:val="009E3F07"/>
    <w:rsid w:val="00A01AC5"/>
    <w:rsid w:val="00A1048B"/>
    <w:rsid w:val="00A22E09"/>
    <w:rsid w:val="00A30D41"/>
    <w:rsid w:val="00A9280A"/>
    <w:rsid w:val="00A97879"/>
    <w:rsid w:val="00AC2134"/>
    <w:rsid w:val="00AF76CC"/>
    <w:rsid w:val="00B15D1B"/>
    <w:rsid w:val="00B557F1"/>
    <w:rsid w:val="00BA53FD"/>
    <w:rsid w:val="00BB76A7"/>
    <w:rsid w:val="00BD515E"/>
    <w:rsid w:val="00BF3396"/>
    <w:rsid w:val="00BF3EB9"/>
    <w:rsid w:val="00C24FCD"/>
    <w:rsid w:val="00D0523A"/>
    <w:rsid w:val="00D15C60"/>
    <w:rsid w:val="00D20616"/>
    <w:rsid w:val="00D37549"/>
    <w:rsid w:val="00D72530"/>
    <w:rsid w:val="00D95BE3"/>
    <w:rsid w:val="00DA2102"/>
    <w:rsid w:val="00DB10EF"/>
    <w:rsid w:val="00DB7591"/>
    <w:rsid w:val="00E31F79"/>
    <w:rsid w:val="00E625B6"/>
    <w:rsid w:val="00E67085"/>
    <w:rsid w:val="00E70F20"/>
    <w:rsid w:val="00EA0072"/>
    <w:rsid w:val="00EA274A"/>
    <w:rsid w:val="00EA7AD7"/>
    <w:rsid w:val="00EB2688"/>
    <w:rsid w:val="00ED5EDD"/>
    <w:rsid w:val="00EF5C6C"/>
    <w:rsid w:val="00F53EB9"/>
    <w:rsid w:val="00F91F42"/>
    <w:rsid w:val="00FE1FC9"/>
    <w:rsid w:val="00FE5C53"/>
    <w:rsid w:val="00FF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903834"/>
    <w:pPr>
      <w:keepNext/>
      <w:keepLines/>
      <w:spacing w:before="360" w:after="120"/>
      <w:outlineLvl w:val="1"/>
    </w:pPr>
    <w:rPr>
      <w:rFonts w:ascii="Calibri Light" w:hAnsi="Calibri Light"/>
      <w:b/>
      <w:color w:val="1F497D" w:themeColor="text2"/>
      <w:sz w:val="28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  <w:style w:type="table" w:styleId="Tablaconcuadrcula">
    <w:name w:val="Table Grid"/>
    <w:basedOn w:val="Tablanormal"/>
    <w:uiPriority w:val="39"/>
    <w:rsid w:val="00143C11"/>
    <w:pPr>
      <w:spacing w:line="240" w:lineRule="auto"/>
    </w:pPr>
    <w:rPr>
      <w:rFonts w:asciiTheme="minorHAnsi" w:eastAsiaTheme="minorHAnsi" w:hAnsiTheme="minorHAnsi" w:cstheme="minorBid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C6AC3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8B2814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9E3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1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1</Pages>
  <Words>2559</Words>
  <Characters>14080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</vt:lpstr>
    </vt:vector>
  </TitlesOfParts>
  <Company/>
  <LinksUpToDate>false</LinksUpToDate>
  <CharactersWithSpaces>16606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</dc:title>
  <dc:subject>Procesadores de Lenguajes</dc:subject>
  <dc:creator>Borja Aday Guadalupe Luis</dc:creator>
  <cp:lastModifiedBy>Borja Aday Guadalupe Luis</cp:lastModifiedBy>
  <cp:revision>67</cp:revision>
  <cp:lastPrinted>2021-04-25T20:49:00Z</cp:lastPrinted>
  <dcterms:created xsi:type="dcterms:W3CDTF">2021-03-14T17:34:00Z</dcterms:created>
  <dcterms:modified xsi:type="dcterms:W3CDTF">2021-05-19T20:03:00Z</dcterms:modified>
</cp:coreProperties>
</file>