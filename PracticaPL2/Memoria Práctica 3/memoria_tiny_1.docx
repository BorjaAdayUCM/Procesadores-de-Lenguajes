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C0F1F0" w14:textId="2FDE57A2" w:rsidR="00481D33" w:rsidRDefault="00481D33" w:rsidP="00834A43">
      <w:pPr>
        <w:jc w:val="both"/>
        <w:rPr>
          <w:b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0B4AAA1" wp14:editId="15E3B8EF">
                <wp:simplePos x="0" y="0"/>
                <wp:positionH relativeFrom="page">
                  <wp:posOffset>-28575</wp:posOffset>
                </wp:positionH>
                <wp:positionV relativeFrom="page">
                  <wp:posOffset>-57150</wp:posOffset>
                </wp:positionV>
                <wp:extent cx="7591425" cy="10744200"/>
                <wp:effectExtent l="0" t="0" r="9525" b="0"/>
                <wp:wrapNone/>
                <wp:docPr id="450" name="Grupo 10" title="Página de portada con un fondo de plumas y bloque de text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91425" cy="10744200"/>
                          <a:chOff x="-46297" y="-52180"/>
                          <a:chExt cx="7379785" cy="9809921"/>
                        </a:xfrm>
                      </wpg:grpSpPr>
                      <wpg:grpSp>
                        <wpg:cNvPr id="451" name="Grupo 5"/>
                        <wpg:cNvGrpSpPr/>
                        <wpg:grpSpPr>
                          <a:xfrm>
                            <a:off x="-46297" y="-52180"/>
                            <a:ext cx="7379785" cy="9809921"/>
                            <a:chOff x="-46294" y="-52180"/>
                            <a:chExt cx="7379274" cy="9809921"/>
                          </a:xfrm>
                        </wpg:grpSpPr>
                        <pic:pic xmlns:pic="http://schemas.openxmlformats.org/drawingml/2006/picture">
                          <pic:nvPicPr>
                            <pic:cNvPr id="452" name="Imagen 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3558" t="24994" r="24680" b="20228"/>
                            <a:stretch/>
                          </pic:blipFill>
                          <pic:spPr bwMode="auto">
                            <a:xfrm>
                              <a:off x="-46294" y="-52180"/>
                              <a:ext cx="7379274" cy="9809921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g:grpSp>
                          <wpg:cNvPr id="453" name="Grupo 8" title="Forma del contenedor de texto"/>
                          <wpg:cNvGrpSpPr/>
                          <wpg:grpSpPr>
                            <a:xfrm>
                              <a:off x="2457450" y="3124200"/>
                              <a:ext cx="4875213" cy="5922963"/>
                              <a:chOff x="0" y="0"/>
                              <a:chExt cx="4875213" cy="5922963"/>
                            </a:xfrm>
                          </wpg:grpSpPr>
                          <wps:wsp>
                            <wps:cNvPr id="454" name="Forma libre 2"/>
                            <wps:cNvSpPr/>
                            <wps:spPr bwMode="auto">
                              <a:xfrm>
                                <a:off x="0" y="0"/>
                                <a:ext cx="4875213" cy="592296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r" b="b"/>
                                <a:pathLst>
                                  <a:path w="3071" h="3731">
                                    <a:moveTo>
                                      <a:pt x="199" y="0"/>
                                    </a:moveTo>
                                    <a:lnTo>
                                      <a:pt x="3071" y="0"/>
                                    </a:lnTo>
                                    <a:lnTo>
                                      <a:pt x="3071" y="3731"/>
                                    </a:lnTo>
                                    <a:lnTo>
                                      <a:pt x="199" y="3731"/>
                                    </a:lnTo>
                                    <a:lnTo>
                                      <a:pt x="164" y="3728"/>
                                    </a:lnTo>
                                    <a:lnTo>
                                      <a:pt x="130" y="3719"/>
                                    </a:lnTo>
                                    <a:lnTo>
                                      <a:pt x="98" y="3704"/>
                                    </a:lnTo>
                                    <a:lnTo>
                                      <a:pt x="71" y="3683"/>
                                    </a:lnTo>
                                    <a:lnTo>
                                      <a:pt x="46" y="3660"/>
                                    </a:lnTo>
                                    <a:lnTo>
                                      <a:pt x="27" y="3631"/>
                                    </a:lnTo>
                                    <a:lnTo>
                                      <a:pt x="12" y="3601"/>
                                    </a:lnTo>
                                    <a:lnTo>
                                      <a:pt x="3" y="3567"/>
                                    </a:lnTo>
                                    <a:lnTo>
                                      <a:pt x="0" y="3531"/>
                                    </a:lnTo>
                                    <a:lnTo>
                                      <a:pt x="0" y="199"/>
                                    </a:lnTo>
                                    <a:lnTo>
                                      <a:pt x="3" y="164"/>
                                    </a:lnTo>
                                    <a:lnTo>
                                      <a:pt x="12" y="130"/>
                                    </a:lnTo>
                                    <a:lnTo>
                                      <a:pt x="27" y="98"/>
                                    </a:lnTo>
                                    <a:lnTo>
                                      <a:pt x="46" y="71"/>
                                    </a:lnTo>
                                    <a:lnTo>
                                      <a:pt x="71" y="46"/>
                                    </a:lnTo>
                                    <a:lnTo>
                                      <a:pt x="98" y="27"/>
                                    </a:lnTo>
                                    <a:lnTo>
                                      <a:pt x="130" y="12"/>
                                    </a:lnTo>
                                    <a:lnTo>
                                      <a:pt x="164" y="2"/>
                                    </a:lnTo>
                                    <a:lnTo>
                                      <a:pt x="199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n w="0">
                                <a:noFill/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455" name="Forma libre 3"/>
                            <wps:cNvSpPr/>
                            <wps:spPr bwMode="auto">
                              <a:xfrm>
                                <a:off x="185169" y="194204"/>
                                <a:ext cx="4686300" cy="55435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r" b="b"/>
                                <a:pathLst>
                                  <a:path w="2952" h="3492">
                                    <a:moveTo>
                                      <a:pt x="79" y="0"/>
                                    </a:moveTo>
                                    <a:lnTo>
                                      <a:pt x="2952" y="0"/>
                                    </a:lnTo>
                                    <a:lnTo>
                                      <a:pt x="2952" y="25"/>
                                    </a:lnTo>
                                    <a:lnTo>
                                      <a:pt x="79" y="25"/>
                                    </a:lnTo>
                                    <a:lnTo>
                                      <a:pt x="62" y="27"/>
                                    </a:lnTo>
                                    <a:lnTo>
                                      <a:pt x="48" y="35"/>
                                    </a:lnTo>
                                    <a:lnTo>
                                      <a:pt x="35" y="47"/>
                                    </a:lnTo>
                                    <a:lnTo>
                                      <a:pt x="26" y="63"/>
                                    </a:lnTo>
                                    <a:lnTo>
                                      <a:pt x="24" y="80"/>
                                    </a:lnTo>
                                    <a:lnTo>
                                      <a:pt x="24" y="3411"/>
                                    </a:lnTo>
                                    <a:lnTo>
                                      <a:pt x="26" y="3429"/>
                                    </a:lnTo>
                                    <a:lnTo>
                                      <a:pt x="35" y="3444"/>
                                    </a:lnTo>
                                    <a:lnTo>
                                      <a:pt x="48" y="3457"/>
                                    </a:lnTo>
                                    <a:lnTo>
                                      <a:pt x="62" y="3466"/>
                                    </a:lnTo>
                                    <a:lnTo>
                                      <a:pt x="79" y="3468"/>
                                    </a:lnTo>
                                    <a:lnTo>
                                      <a:pt x="2951" y="3468"/>
                                    </a:lnTo>
                                    <a:lnTo>
                                      <a:pt x="2951" y="3492"/>
                                    </a:lnTo>
                                    <a:lnTo>
                                      <a:pt x="79" y="3492"/>
                                    </a:lnTo>
                                    <a:lnTo>
                                      <a:pt x="59" y="3489"/>
                                    </a:lnTo>
                                    <a:lnTo>
                                      <a:pt x="40" y="3481"/>
                                    </a:lnTo>
                                    <a:lnTo>
                                      <a:pt x="23" y="3469"/>
                                    </a:lnTo>
                                    <a:lnTo>
                                      <a:pt x="11" y="3452"/>
                                    </a:lnTo>
                                    <a:lnTo>
                                      <a:pt x="3" y="3433"/>
                                    </a:lnTo>
                                    <a:lnTo>
                                      <a:pt x="0" y="3411"/>
                                    </a:lnTo>
                                    <a:lnTo>
                                      <a:pt x="0" y="80"/>
                                    </a:lnTo>
                                    <a:lnTo>
                                      <a:pt x="3" y="60"/>
                                    </a:lnTo>
                                    <a:lnTo>
                                      <a:pt x="11" y="41"/>
                                    </a:lnTo>
                                    <a:lnTo>
                                      <a:pt x="23" y="24"/>
                                    </a:lnTo>
                                    <a:lnTo>
                                      <a:pt x="40" y="11"/>
                                    </a:lnTo>
                                    <a:lnTo>
                                      <a:pt x="59" y="4"/>
                                    </a:lnTo>
                                    <a:lnTo>
                                      <a:pt x="79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2"/>
                              </a:solidFill>
                              <a:ln w="0">
                                <a:noFill/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456" name="Conector recto 4"/>
                            <wps:cNvCnPr/>
                            <wps:spPr>
                              <a:xfrm>
                                <a:off x="693099" y="4161311"/>
                                <a:ext cx="3701031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bg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s:wsp>
                        <wps:cNvPr id="457" name="Cuadro de texto 6" title="Título y subtítulo"/>
                        <wps:cNvSpPr txBox="1"/>
                        <wps:spPr>
                          <a:xfrm>
                            <a:off x="3113728" y="3781244"/>
                            <a:ext cx="4018188" cy="402842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hAnsiTheme="majorHAnsi" w:cstheme="majorHAnsi"/>
                                  <w:b/>
                                  <w:color w:val="EEECE1" w:themeColor="background2"/>
                                  <w:sz w:val="78"/>
                                  <w:szCs w:val="78"/>
                                  <w:lang w:val="es-ES"/>
                                </w:rPr>
                                <w:alias w:val="Título"/>
                                <w:tag w:val=""/>
                                <w:id w:val="-1085453888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15:appearance w15:val="hidden"/>
                                <w:text/>
                              </w:sdtPr>
                              <w:sdtEndPr/>
                              <w:sdtContent>
                                <w:p w14:paraId="057273F8" w14:textId="21D955A9" w:rsidR="00481D33" w:rsidRPr="00481D33" w:rsidRDefault="00481D33" w:rsidP="00481D33">
                                  <w:pPr>
                                    <w:pStyle w:val="Sinespaciado"/>
                                    <w:spacing w:after="240" w:line="264" w:lineRule="auto"/>
                                    <w:rPr>
                                      <w:rFonts w:asciiTheme="majorHAnsi" w:hAnsiTheme="majorHAnsi" w:cstheme="majorHAnsi"/>
                                      <w:b/>
                                      <w:color w:val="EEECE1" w:themeColor="background2"/>
                                      <w:sz w:val="78"/>
                                      <w:szCs w:val="78"/>
                                      <w:lang w:val="es-ES"/>
                                    </w:rPr>
                                  </w:pPr>
                                  <w:r w:rsidRPr="00481D33">
                                    <w:rPr>
                                      <w:rFonts w:asciiTheme="majorHAnsi" w:hAnsiTheme="majorHAnsi" w:cstheme="majorHAnsi"/>
                                      <w:b/>
                                      <w:color w:val="EEECE1" w:themeColor="background2"/>
                                      <w:sz w:val="78"/>
                                      <w:szCs w:val="78"/>
                                      <w:lang w:val="es-ES"/>
                                    </w:rPr>
                                    <w:t xml:space="preserve">Práctica </w:t>
                                  </w:r>
                                  <w:r w:rsidR="0028194D">
                                    <w:rPr>
                                      <w:rFonts w:asciiTheme="majorHAnsi" w:hAnsiTheme="majorHAnsi" w:cstheme="majorHAnsi"/>
                                      <w:b/>
                                      <w:color w:val="EEECE1" w:themeColor="background2"/>
                                      <w:sz w:val="78"/>
                                      <w:szCs w:val="78"/>
                                      <w:lang w:val="es-ES"/>
                                    </w:rPr>
                                    <w:t>3</w:t>
                                  </w:r>
                                </w:p>
                              </w:sdtContent>
                            </w:sdt>
                            <w:sdt>
                              <w:sdtPr>
                                <w:rPr>
                                  <w:b/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  <w:alias w:val="Subtítulo"/>
                                <w:tag w:val=""/>
                                <w:id w:val="-1643572574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15:appearance w15:val="hidden"/>
                                <w:text/>
                              </w:sdtPr>
                              <w:sdtEndPr/>
                              <w:sdtContent>
                                <w:p w14:paraId="12D7B25C" w14:textId="7D28AD5C" w:rsidR="00481D33" w:rsidRPr="00481D33" w:rsidRDefault="00481D33" w:rsidP="00481D33">
                                  <w:pPr>
                                    <w:pStyle w:val="Sinespaciado"/>
                                    <w:spacing w:line="264" w:lineRule="auto"/>
                                    <w:rPr>
                                      <w:b/>
                                      <w:color w:val="EEECE1" w:themeColor="background2"/>
                                      <w:spacing w:val="20"/>
                                      <w:sz w:val="40"/>
                                      <w:szCs w:val="40"/>
                                      <w:lang w:val="es-ES"/>
                                    </w:rPr>
                                  </w:pPr>
                                  <w:r w:rsidRPr="00481D33">
                                    <w:rPr>
                                      <w:b/>
                                      <w:color w:val="EEECE1" w:themeColor="background2"/>
                                      <w:spacing w:val="20"/>
                                      <w:sz w:val="40"/>
                                      <w:szCs w:val="40"/>
                                      <w:lang w:val="es-ES"/>
                                    </w:rPr>
                                    <w:t>Procesadores de Lenguajes</w:t>
                                  </w:r>
                                </w:p>
                              </w:sdtContent>
                            </w:sdt>
                            <w:p w14:paraId="77E22EE9" w14:textId="77777777" w:rsidR="00481D33" w:rsidRPr="00565443" w:rsidRDefault="00481D33" w:rsidP="00481D33">
                              <w:pPr>
                                <w:pStyle w:val="Sinespaciado"/>
                                <w:spacing w:line="264" w:lineRule="auto"/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</w:pPr>
                            </w:p>
                            <w:p w14:paraId="3B2EA964" w14:textId="77777777" w:rsidR="00481D33" w:rsidRPr="00565443" w:rsidRDefault="00481D33" w:rsidP="00481D33">
                              <w:pPr>
                                <w:pStyle w:val="Sinespaciado"/>
                                <w:spacing w:line="264" w:lineRule="auto"/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</w:pPr>
                            </w:p>
                            <w:p w14:paraId="082527D7" w14:textId="77777777" w:rsidR="00481D33" w:rsidRPr="00565443" w:rsidRDefault="00481D33" w:rsidP="00481D33">
                              <w:pPr>
                                <w:pStyle w:val="Sinespaciado"/>
                                <w:spacing w:line="264" w:lineRule="auto"/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</w:pPr>
                            </w:p>
                            <w:p w14:paraId="147613A9" w14:textId="77777777" w:rsidR="00481D33" w:rsidRPr="00565443" w:rsidRDefault="00481D33" w:rsidP="00481D33">
                              <w:pPr>
                                <w:pStyle w:val="Sinespaciado"/>
                                <w:spacing w:line="264" w:lineRule="auto"/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</w:pPr>
                            </w:p>
                            <w:p w14:paraId="10DD08D9" w14:textId="77777777" w:rsidR="00481D33" w:rsidRDefault="00481D33" w:rsidP="00481D33">
                              <w:pPr>
                                <w:pStyle w:val="Sinespaciado"/>
                                <w:spacing w:line="264" w:lineRule="auto"/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</w:pPr>
                            </w:p>
                            <w:p w14:paraId="0AA92721" w14:textId="77777777" w:rsidR="00481D33" w:rsidRPr="00995C6E" w:rsidRDefault="00481D33" w:rsidP="00481D33">
                              <w:pPr>
                                <w:pStyle w:val="Sinespaciado"/>
                                <w:spacing w:line="264" w:lineRule="auto"/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</w:pPr>
                              <w:r w:rsidRPr="00995C6E"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  <w:t>Borja Aday Guadalupe Luis</w:t>
                              </w:r>
                            </w:p>
                            <w:p w14:paraId="1A1919FB" w14:textId="77ED958E" w:rsidR="00481D33" w:rsidRDefault="00481D33" w:rsidP="00481D33">
                              <w:pPr>
                                <w:pStyle w:val="Sinespaciado"/>
                                <w:spacing w:line="264" w:lineRule="auto"/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</w:pPr>
                              <w:r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  <w:t>Diego Enrique de Miguel López</w:t>
                              </w:r>
                            </w:p>
                            <w:p w14:paraId="6A71E1F3" w14:textId="05FE58B2" w:rsidR="00481D33" w:rsidRPr="00995C6E" w:rsidRDefault="00481D33" w:rsidP="00481D33">
                              <w:pPr>
                                <w:pStyle w:val="Sinespaciado"/>
                                <w:spacing w:line="264" w:lineRule="auto"/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</w:pPr>
                              <w:r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  <w:t>Grupo 13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45720" tIns="45720" rIns="4572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B4AAA1" id="Grupo 10" o:spid="_x0000_s1026" alt="Título: Página de portada con un fondo de plumas y bloque de texto" style="position:absolute;left:0;text-align:left;margin-left:-2.25pt;margin-top:-4.5pt;width:597.75pt;height:846pt;z-index:251659264;mso-position-horizontal-relative:page;mso-position-vertical-relative:page;mso-width-relative:margin;mso-height-relative:margin" coordorigin="-462,-521" coordsize="73797,980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f5/&#10;e3BAAwAAgDDo/VObww0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">
                <v:group id="Grupo 5" o:spid="_x0000_s1027" style="position:absolute;left:-462;top:-521;width:73796;height:98098" coordorigin="-462,-521" coordsize="73792,980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bNexgAAANw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SOD3TDgCcn0HAAD//wMAUEsBAi0AFAAGAAgAAAAhANvh9svuAAAAhQEAABMAAAAAAAAA&#10;AAAAAAAAAAAAAFtDb250ZW50X1R5cGVzXS54bWxQSwECLQAUAAYACAAAACEAWvQsW78AAAAVAQAA&#10;CwAAAAAAAAAAAAAAAAAfAQAAX3JlbHMvLnJlbHNQSwECLQAUAAYACAAAACEAWlWzXsYAAADcAAAA&#10;DwAAAAAAAAAAAAAAAAAHAgAAZHJzL2Rvd25yZXYueG1sUEsFBgAAAAADAAMAtwAAAPoC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1" o:spid="_x0000_s1028" type="#_x0000_t75" style="position:absolute;left:-462;top:-521;width:73791;height:980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">
                    <v:imagedata r:id="rId9" o:title="" croptop="16380f" cropbottom="13257f" cropleft="15439f" cropright="16174f"/>
                  </v:shape>
                  <v:group id="Grupo 8" o:spid="_x0000_s1029" style="position:absolute;left:24574;top:31242;width:48752;height:59229" coordsize="48752,59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">
                    <v:shape id="Forma libre 2" o:spid="_x0000_s1030" style="position:absolute;width:48752;height:59229;visibility:visible;mso-wrap-style:square;v-text-anchor:top" coordsize="3071,3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" path="m199,l3071,r,3731l199,3731r-35,-3l130,3719,98,3704,71,3683,46,3660,27,3631,12,3601,3,3567,,3531,,199,3,164r9,-34l27,98,46,71,71,46,98,27,130,12,164,2,199,xe" fillcolor="#365f91 [2404]" stroked="f" strokeweight="0">
                      <v:path arrowok="t"/>
                    </v:shape>
                    <v:shape id="Forma libre 3" o:spid="_x0000_s1031" style="position:absolute;left:1851;top:1942;width:46863;height:55435;visibility:visible;mso-wrap-style:square;v-text-anchor:top" coordsize="2952,3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" path="m79,l2952,r,25l79,25,62,27,48,35,35,47,26,63,24,80r,3331l26,3429r9,15l48,3457r14,9l79,3468r2872,l2951,3492r-2872,l59,3489r-19,-8l23,3469,11,3452,3,3433,,3411,,80,3,60,11,41,23,24,40,11,59,4,79,xe" fillcolor="#eeece1 [3214]" stroked="f" strokeweight="0">
                      <v:path arrowok="t"/>
                    </v:shape>
                    <v:line id="Conector recto 4" o:spid="_x0000_s1032" style="position:absolute;visibility:visible;mso-wrap-style:square" from="6930,41613" to="43941,416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" strokecolor="#eeece1 [3214]" strokeweight="3pt"/>
                  </v:group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6" o:spid="_x0000_s1033" type="#_x0000_t202" style="position:absolute;left:31137;top:37812;width:40182;height:40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" filled="f" stroked="f" strokeweight=".5pt">
                  <v:textbox inset="3.6pt,,3.6pt">
                    <w:txbxContent>
                      <w:sdt>
                        <w:sdtPr>
                          <w:rPr>
                            <w:rFonts w:asciiTheme="majorHAnsi" w:hAnsiTheme="majorHAnsi" w:cstheme="majorHAnsi"/>
                            <w:b/>
                            <w:color w:val="EEECE1" w:themeColor="background2"/>
                            <w:sz w:val="78"/>
                            <w:szCs w:val="78"/>
                            <w:lang w:val="es-ES"/>
                          </w:rPr>
                          <w:alias w:val="Título"/>
                          <w:tag w:val=""/>
                          <w:id w:val="-1085453888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15:appearance w15:val="hidden"/>
                          <w:text/>
                        </w:sdtPr>
                        <w:sdtEndPr/>
                        <w:sdtContent>
                          <w:p w14:paraId="057273F8" w14:textId="21D955A9" w:rsidR="00481D33" w:rsidRPr="00481D33" w:rsidRDefault="00481D33" w:rsidP="00481D33">
                            <w:pPr>
                              <w:pStyle w:val="Sinespaciado"/>
                              <w:spacing w:after="240" w:line="264" w:lineRule="auto"/>
                              <w:rPr>
                                <w:rFonts w:asciiTheme="majorHAnsi" w:hAnsiTheme="majorHAnsi" w:cstheme="majorHAnsi"/>
                                <w:b/>
                                <w:color w:val="EEECE1" w:themeColor="background2"/>
                                <w:sz w:val="78"/>
                                <w:szCs w:val="78"/>
                                <w:lang w:val="es-ES"/>
                              </w:rPr>
                            </w:pPr>
                            <w:r w:rsidRPr="00481D33">
                              <w:rPr>
                                <w:rFonts w:asciiTheme="majorHAnsi" w:hAnsiTheme="majorHAnsi" w:cstheme="majorHAnsi"/>
                                <w:b/>
                                <w:color w:val="EEECE1" w:themeColor="background2"/>
                                <w:sz w:val="78"/>
                                <w:szCs w:val="78"/>
                                <w:lang w:val="es-ES"/>
                              </w:rPr>
                              <w:t xml:space="preserve">Práctica </w:t>
                            </w:r>
                            <w:r w:rsidR="0028194D">
                              <w:rPr>
                                <w:rFonts w:asciiTheme="majorHAnsi" w:hAnsiTheme="majorHAnsi" w:cstheme="majorHAnsi"/>
                                <w:b/>
                                <w:color w:val="EEECE1" w:themeColor="background2"/>
                                <w:sz w:val="78"/>
                                <w:szCs w:val="78"/>
                                <w:lang w:val="es-ES"/>
                              </w:rPr>
                              <w:t>3</w:t>
                            </w:r>
                          </w:p>
                        </w:sdtContent>
                      </w:sdt>
                      <w:sdt>
                        <w:sdtPr>
                          <w:rPr>
                            <w:b/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  <w:alias w:val="Subtítulo"/>
                          <w:tag w:val=""/>
                          <w:id w:val="-1643572574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15:appearance w15:val="hidden"/>
                          <w:text/>
                        </w:sdtPr>
                        <w:sdtEndPr/>
                        <w:sdtContent>
                          <w:p w14:paraId="12D7B25C" w14:textId="7D28AD5C" w:rsidR="00481D33" w:rsidRPr="00481D33" w:rsidRDefault="00481D33" w:rsidP="00481D33">
                            <w:pPr>
                              <w:pStyle w:val="Sinespaciado"/>
                              <w:spacing w:line="264" w:lineRule="auto"/>
                              <w:rPr>
                                <w:b/>
                                <w:color w:val="EEECE1" w:themeColor="background2"/>
                                <w:spacing w:val="20"/>
                                <w:sz w:val="40"/>
                                <w:szCs w:val="40"/>
                                <w:lang w:val="es-ES"/>
                              </w:rPr>
                            </w:pPr>
                            <w:r w:rsidRPr="00481D33">
                              <w:rPr>
                                <w:b/>
                                <w:color w:val="EEECE1" w:themeColor="background2"/>
                                <w:spacing w:val="20"/>
                                <w:sz w:val="40"/>
                                <w:szCs w:val="40"/>
                                <w:lang w:val="es-ES"/>
                              </w:rPr>
                              <w:t>Procesadores de Lenguajes</w:t>
                            </w:r>
                          </w:p>
                        </w:sdtContent>
                      </w:sdt>
                      <w:p w14:paraId="77E22EE9" w14:textId="77777777" w:rsidR="00481D33" w:rsidRPr="00565443" w:rsidRDefault="00481D33" w:rsidP="00481D33">
                        <w:pPr>
                          <w:pStyle w:val="Sinespaciado"/>
                          <w:spacing w:line="264" w:lineRule="auto"/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</w:pPr>
                      </w:p>
                      <w:p w14:paraId="3B2EA964" w14:textId="77777777" w:rsidR="00481D33" w:rsidRPr="00565443" w:rsidRDefault="00481D33" w:rsidP="00481D33">
                        <w:pPr>
                          <w:pStyle w:val="Sinespaciado"/>
                          <w:spacing w:line="264" w:lineRule="auto"/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</w:pPr>
                      </w:p>
                      <w:p w14:paraId="082527D7" w14:textId="77777777" w:rsidR="00481D33" w:rsidRPr="00565443" w:rsidRDefault="00481D33" w:rsidP="00481D33">
                        <w:pPr>
                          <w:pStyle w:val="Sinespaciado"/>
                          <w:spacing w:line="264" w:lineRule="auto"/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</w:pPr>
                      </w:p>
                      <w:p w14:paraId="147613A9" w14:textId="77777777" w:rsidR="00481D33" w:rsidRPr="00565443" w:rsidRDefault="00481D33" w:rsidP="00481D33">
                        <w:pPr>
                          <w:pStyle w:val="Sinespaciado"/>
                          <w:spacing w:line="264" w:lineRule="auto"/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</w:pPr>
                      </w:p>
                      <w:p w14:paraId="10DD08D9" w14:textId="77777777" w:rsidR="00481D33" w:rsidRDefault="00481D33" w:rsidP="00481D33">
                        <w:pPr>
                          <w:pStyle w:val="Sinespaciado"/>
                          <w:spacing w:line="264" w:lineRule="auto"/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</w:pPr>
                      </w:p>
                      <w:p w14:paraId="0AA92721" w14:textId="77777777" w:rsidR="00481D33" w:rsidRPr="00995C6E" w:rsidRDefault="00481D33" w:rsidP="00481D33">
                        <w:pPr>
                          <w:pStyle w:val="Sinespaciado"/>
                          <w:spacing w:line="264" w:lineRule="auto"/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</w:pPr>
                        <w:r w:rsidRPr="00995C6E"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  <w:t>Borja Aday Guadalupe Luis</w:t>
                        </w:r>
                      </w:p>
                      <w:p w14:paraId="1A1919FB" w14:textId="77ED958E" w:rsidR="00481D33" w:rsidRDefault="00481D33" w:rsidP="00481D33">
                        <w:pPr>
                          <w:pStyle w:val="Sinespaciado"/>
                          <w:spacing w:line="264" w:lineRule="auto"/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</w:pPr>
                        <w:r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  <w:t>Diego Enrique de Miguel López</w:t>
                        </w:r>
                      </w:p>
                      <w:p w14:paraId="6A71E1F3" w14:textId="05FE58B2" w:rsidR="00481D33" w:rsidRPr="00995C6E" w:rsidRDefault="00481D33" w:rsidP="00481D33">
                        <w:pPr>
                          <w:pStyle w:val="Sinespaciado"/>
                          <w:spacing w:line="264" w:lineRule="auto"/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</w:pPr>
                        <w:r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  <w:t>Grupo 13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7831FFF0" w14:textId="4D680C73" w:rsidR="0088188A" w:rsidRDefault="0088188A" w:rsidP="00834A43">
      <w:pPr>
        <w:jc w:val="both"/>
        <w:rPr>
          <w:b/>
        </w:rPr>
      </w:pPr>
    </w:p>
    <w:p w14:paraId="2BB2699A" w14:textId="7689F9E8" w:rsidR="0088188A" w:rsidRDefault="0088188A" w:rsidP="00834A43">
      <w:pPr>
        <w:jc w:val="both"/>
        <w:rPr>
          <w:b/>
        </w:rPr>
      </w:pPr>
    </w:p>
    <w:p w14:paraId="264525A1" w14:textId="77777777" w:rsidR="0088188A" w:rsidRPr="0088188A" w:rsidRDefault="0088188A" w:rsidP="00834A43">
      <w:pPr>
        <w:jc w:val="both"/>
        <w:rPr>
          <w:b/>
        </w:rPr>
      </w:pPr>
    </w:p>
    <w:p w14:paraId="34D5ED0E" w14:textId="00AF1DA7" w:rsidR="0088188A" w:rsidRPr="0088188A" w:rsidRDefault="0088188A" w:rsidP="00834A43">
      <w:pPr>
        <w:jc w:val="both"/>
        <w:rPr>
          <w:rFonts w:ascii="Calibri Light" w:hAnsi="Calibri Light"/>
          <w:b/>
          <w:color w:val="1F497D" w:themeColor="text2"/>
          <w:sz w:val="32"/>
          <w:szCs w:val="40"/>
        </w:rPr>
      </w:pPr>
      <w:r>
        <w:br w:type="page"/>
      </w:r>
    </w:p>
    <w:bookmarkStart w:id="0" w:name="_Toc72434156" w:displacedByCustomXml="next"/>
    <w:sdt>
      <w:sdtPr>
        <w:rPr>
          <w:rFonts w:ascii="Arial" w:hAnsi="Arial"/>
          <w:b w:val="0"/>
          <w:color w:val="auto"/>
          <w:sz w:val="22"/>
          <w:szCs w:val="22"/>
        </w:rPr>
        <w:id w:val="-88179013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3567033" w14:textId="66A7FC0A" w:rsidR="0088188A" w:rsidRDefault="0088188A" w:rsidP="00834A43">
          <w:pPr>
            <w:pStyle w:val="Ttulo1"/>
            <w:jc w:val="both"/>
          </w:pPr>
          <w:r>
            <w:t>Índice</w:t>
          </w:r>
          <w:bookmarkEnd w:id="0"/>
        </w:p>
        <w:p w14:paraId="46927067" w14:textId="31D2AF68" w:rsidR="00701BC2" w:rsidRDefault="0088188A">
          <w:pPr>
            <w:pStyle w:val="TDC1"/>
            <w:tabs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r w:rsidRPr="0088188A">
            <w:rPr>
              <w:sz w:val="24"/>
              <w:szCs w:val="24"/>
            </w:rPr>
            <w:fldChar w:fldCharType="begin"/>
          </w:r>
          <w:r w:rsidRPr="0088188A">
            <w:rPr>
              <w:sz w:val="24"/>
              <w:szCs w:val="24"/>
            </w:rPr>
            <w:instrText xml:space="preserve"> TOC \o "1-3" \h \z \u </w:instrText>
          </w:r>
          <w:r w:rsidRPr="0088188A">
            <w:rPr>
              <w:sz w:val="24"/>
              <w:szCs w:val="24"/>
            </w:rPr>
            <w:fldChar w:fldCharType="separate"/>
          </w:r>
          <w:hyperlink w:anchor="_Toc72434156" w:history="1">
            <w:r w:rsidR="00701BC2" w:rsidRPr="00262777">
              <w:rPr>
                <w:rStyle w:val="Hipervnculo"/>
                <w:noProof/>
              </w:rPr>
              <w:t>Índice</w:t>
            </w:r>
            <w:r w:rsidR="00701BC2">
              <w:rPr>
                <w:noProof/>
                <w:webHidden/>
              </w:rPr>
              <w:tab/>
            </w:r>
            <w:r w:rsidR="00701BC2">
              <w:rPr>
                <w:noProof/>
                <w:webHidden/>
              </w:rPr>
              <w:fldChar w:fldCharType="begin"/>
            </w:r>
            <w:r w:rsidR="00701BC2">
              <w:rPr>
                <w:noProof/>
                <w:webHidden/>
              </w:rPr>
              <w:instrText xml:space="preserve"> PAGEREF _Toc72434156 \h </w:instrText>
            </w:r>
            <w:r w:rsidR="00701BC2">
              <w:rPr>
                <w:noProof/>
                <w:webHidden/>
              </w:rPr>
            </w:r>
            <w:r w:rsidR="00701BC2">
              <w:rPr>
                <w:noProof/>
                <w:webHidden/>
              </w:rPr>
              <w:fldChar w:fldCharType="separate"/>
            </w:r>
            <w:r w:rsidR="00464518">
              <w:rPr>
                <w:noProof/>
                <w:webHidden/>
              </w:rPr>
              <w:t>2</w:t>
            </w:r>
            <w:r w:rsidR="00701BC2">
              <w:rPr>
                <w:noProof/>
                <w:webHidden/>
              </w:rPr>
              <w:fldChar w:fldCharType="end"/>
            </w:r>
          </w:hyperlink>
        </w:p>
        <w:p w14:paraId="7AEEE8EB" w14:textId="2CD2DE90" w:rsidR="00701BC2" w:rsidRDefault="000210B0">
          <w:pPr>
            <w:pStyle w:val="TDC1"/>
            <w:tabs>
              <w:tab w:val="left" w:pos="440"/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72434157" w:history="1">
            <w:r w:rsidR="00701BC2" w:rsidRPr="00262777">
              <w:rPr>
                <w:rStyle w:val="Hipervnculo"/>
                <w:noProof/>
              </w:rPr>
              <w:t>1.</w:t>
            </w:r>
            <w:r w:rsidR="00701BC2"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="00701BC2" w:rsidRPr="00262777">
              <w:rPr>
                <w:rStyle w:val="Hipervnculo"/>
                <w:noProof/>
              </w:rPr>
              <w:t>Sintaxis abstracta.</w:t>
            </w:r>
            <w:r w:rsidR="00701BC2">
              <w:rPr>
                <w:noProof/>
                <w:webHidden/>
              </w:rPr>
              <w:tab/>
            </w:r>
            <w:r w:rsidR="00701BC2">
              <w:rPr>
                <w:noProof/>
                <w:webHidden/>
              </w:rPr>
              <w:fldChar w:fldCharType="begin"/>
            </w:r>
            <w:r w:rsidR="00701BC2">
              <w:rPr>
                <w:noProof/>
                <w:webHidden/>
              </w:rPr>
              <w:instrText xml:space="preserve"> PAGEREF _Toc72434157 \h </w:instrText>
            </w:r>
            <w:r w:rsidR="00701BC2">
              <w:rPr>
                <w:noProof/>
                <w:webHidden/>
              </w:rPr>
            </w:r>
            <w:r w:rsidR="00701BC2">
              <w:rPr>
                <w:noProof/>
                <w:webHidden/>
              </w:rPr>
              <w:fldChar w:fldCharType="separate"/>
            </w:r>
            <w:r w:rsidR="00464518">
              <w:rPr>
                <w:noProof/>
                <w:webHidden/>
              </w:rPr>
              <w:t>3</w:t>
            </w:r>
            <w:r w:rsidR="00701BC2">
              <w:rPr>
                <w:noProof/>
                <w:webHidden/>
              </w:rPr>
              <w:fldChar w:fldCharType="end"/>
            </w:r>
          </w:hyperlink>
        </w:p>
        <w:p w14:paraId="3A6A86D8" w14:textId="117F0EF3" w:rsidR="00701BC2" w:rsidRDefault="000210B0">
          <w:pPr>
            <w:pStyle w:val="TDC1"/>
            <w:tabs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72434158" w:history="1">
            <w:r w:rsidR="00701BC2" w:rsidRPr="00262777">
              <w:rPr>
                <w:rStyle w:val="Hipervnculo"/>
                <w:noProof/>
              </w:rPr>
              <w:t>2.Constructor de árboles de sintaxis abstracta (ASTs).</w:t>
            </w:r>
            <w:r w:rsidR="00701BC2">
              <w:rPr>
                <w:noProof/>
                <w:webHidden/>
              </w:rPr>
              <w:tab/>
            </w:r>
            <w:r w:rsidR="00701BC2">
              <w:rPr>
                <w:noProof/>
                <w:webHidden/>
              </w:rPr>
              <w:fldChar w:fldCharType="begin"/>
            </w:r>
            <w:r w:rsidR="00701BC2">
              <w:rPr>
                <w:noProof/>
                <w:webHidden/>
              </w:rPr>
              <w:instrText xml:space="preserve"> PAGEREF _Toc72434158 \h </w:instrText>
            </w:r>
            <w:r w:rsidR="00701BC2">
              <w:rPr>
                <w:noProof/>
                <w:webHidden/>
              </w:rPr>
            </w:r>
            <w:r w:rsidR="00701BC2">
              <w:rPr>
                <w:noProof/>
                <w:webHidden/>
              </w:rPr>
              <w:fldChar w:fldCharType="separate"/>
            </w:r>
            <w:r w:rsidR="00464518">
              <w:rPr>
                <w:noProof/>
                <w:webHidden/>
              </w:rPr>
              <w:t>5</w:t>
            </w:r>
            <w:r w:rsidR="00701BC2">
              <w:rPr>
                <w:noProof/>
                <w:webHidden/>
              </w:rPr>
              <w:fldChar w:fldCharType="end"/>
            </w:r>
          </w:hyperlink>
        </w:p>
        <w:p w14:paraId="23C3CF88" w14:textId="4535E474" w:rsidR="00701BC2" w:rsidRDefault="000210B0">
          <w:pPr>
            <w:pStyle w:val="TDC2"/>
            <w:tabs>
              <w:tab w:val="left" w:pos="880"/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72434159" w:history="1">
            <w:r w:rsidR="00701BC2" w:rsidRPr="00262777">
              <w:rPr>
                <w:rStyle w:val="Hipervnculo"/>
                <w:noProof/>
              </w:rPr>
              <w:t>1.1.</w:t>
            </w:r>
            <w:r w:rsidR="00701BC2"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="00701BC2" w:rsidRPr="00262777">
              <w:rPr>
                <w:rStyle w:val="Hipervnculo"/>
                <w:noProof/>
              </w:rPr>
              <w:t>Funciones semánticas.</w:t>
            </w:r>
            <w:r w:rsidR="00701BC2">
              <w:rPr>
                <w:noProof/>
                <w:webHidden/>
              </w:rPr>
              <w:tab/>
            </w:r>
            <w:r w:rsidR="00701BC2">
              <w:rPr>
                <w:noProof/>
                <w:webHidden/>
              </w:rPr>
              <w:fldChar w:fldCharType="begin"/>
            </w:r>
            <w:r w:rsidR="00701BC2">
              <w:rPr>
                <w:noProof/>
                <w:webHidden/>
              </w:rPr>
              <w:instrText xml:space="preserve"> PAGEREF _Toc72434159 \h </w:instrText>
            </w:r>
            <w:r w:rsidR="00701BC2">
              <w:rPr>
                <w:noProof/>
                <w:webHidden/>
              </w:rPr>
            </w:r>
            <w:r w:rsidR="00701BC2">
              <w:rPr>
                <w:noProof/>
                <w:webHidden/>
              </w:rPr>
              <w:fldChar w:fldCharType="separate"/>
            </w:r>
            <w:r w:rsidR="00464518">
              <w:rPr>
                <w:noProof/>
                <w:webHidden/>
              </w:rPr>
              <w:t>8</w:t>
            </w:r>
            <w:r w:rsidR="00701BC2">
              <w:rPr>
                <w:noProof/>
                <w:webHidden/>
              </w:rPr>
              <w:fldChar w:fldCharType="end"/>
            </w:r>
          </w:hyperlink>
        </w:p>
        <w:p w14:paraId="29FD5DB0" w14:textId="2F575910" w:rsidR="00701BC2" w:rsidRDefault="000210B0">
          <w:pPr>
            <w:pStyle w:val="TDC1"/>
            <w:tabs>
              <w:tab w:val="left" w:pos="440"/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72434160" w:history="1">
            <w:r w:rsidR="00701BC2" w:rsidRPr="00262777">
              <w:rPr>
                <w:rStyle w:val="Hipervnculo"/>
                <w:noProof/>
              </w:rPr>
              <w:t>2.</w:t>
            </w:r>
            <w:r w:rsidR="00701BC2"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="00701BC2" w:rsidRPr="00262777">
              <w:rPr>
                <w:rStyle w:val="Hipervnculo"/>
                <w:noProof/>
              </w:rPr>
              <w:t>Acondicionamiento para implementación descendente.</w:t>
            </w:r>
            <w:r w:rsidR="00701BC2">
              <w:rPr>
                <w:noProof/>
                <w:webHidden/>
              </w:rPr>
              <w:tab/>
            </w:r>
            <w:r w:rsidR="00701BC2">
              <w:rPr>
                <w:noProof/>
                <w:webHidden/>
              </w:rPr>
              <w:fldChar w:fldCharType="begin"/>
            </w:r>
            <w:r w:rsidR="00701BC2">
              <w:rPr>
                <w:noProof/>
                <w:webHidden/>
              </w:rPr>
              <w:instrText xml:space="preserve"> PAGEREF _Toc72434160 \h </w:instrText>
            </w:r>
            <w:r w:rsidR="00701BC2">
              <w:rPr>
                <w:noProof/>
                <w:webHidden/>
              </w:rPr>
            </w:r>
            <w:r w:rsidR="00701BC2">
              <w:rPr>
                <w:noProof/>
                <w:webHidden/>
              </w:rPr>
              <w:fldChar w:fldCharType="separate"/>
            </w:r>
            <w:r w:rsidR="00464518">
              <w:rPr>
                <w:noProof/>
                <w:webHidden/>
              </w:rPr>
              <w:t>9</w:t>
            </w:r>
            <w:r w:rsidR="00701BC2">
              <w:rPr>
                <w:noProof/>
                <w:webHidden/>
              </w:rPr>
              <w:fldChar w:fldCharType="end"/>
            </w:r>
          </w:hyperlink>
        </w:p>
        <w:p w14:paraId="461B07DA" w14:textId="77FFF523" w:rsidR="0088188A" w:rsidRDefault="0088188A" w:rsidP="00834A43">
          <w:pPr>
            <w:jc w:val="both"/>
          </w:pPr>
          <w:r w:rsidRPr="0088188A">
            <w:rPr>
              <w:b/>
              <w:bCs/>
              <w:sz w:val="24"/>
              <w:szCs w:val="24"/>
            </w:rPr>
            <w:fldChar w:fldCharType="end"/>
          </w:r>
        </w:p>
      </w:sdtContent>
    </w:sdt>
    <w:p w14:paraId="645DED15" w14:textId="77777777" w:rsidR="0088188A" w:rsidRDefault="0088188A" w:rsidP="00834A43">
      <w:pPr>
        <w:jc w:val="both"/>
        <w:rPr>
          <w:rFonts w:ascii="Calibri Light" w:hAnsi="Calibri Light"/>
          <w:b/>
          <w:color w:val="1F497D" w:themeColor="text2"/>
          <w:sz w:val="32"/>
          <w:szCs w:val="40"/>
        </w:rPr>
      </w:pPr>
      <w:r>
        <w:br w:type="page"/>
      </w:r>
    </w:p>
    <w:p w14:paraId="283B6F49" w14:textId="2792ED28" w:rsidR="00143C11" w:rsidRPr="00143C11" w:rsidRDefault="00A1048B" w:rsidP="00834A43">
      <w:pPr>
        <w:pStyle w:val="Ttulo1"/>
        <w:numPr>
          <w:ilvl w:val="0"/>
          <w:numId w:val="3"/>
        </w:numPr>
        <w:jc w:val="both"/>
      </w:pPr>
      <w:bookmarkStart w:id="1" w:name="_Toc72434157"/>
      <w:r>
        <w:lastRenderedPageBreak/>
        <w:t>Sintaxis abstracta</w:t>
      </w:r>
      <w:r w:rsidR="0088188A">
        <w:t>.</w:t>
      </w:r>
      <w:bookmarkEnd w:id="1"/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4531"/>
        <w:gridCol w:w="5928"/>
      </w:tblGrid>
      <w:tr w:rsidR="00143C11" w:rsidRPr="00143C11" w14:paraId="43643F2E" w14:textId="77777777" w:rsidTr="00EF5C6C">
        <w:tc>
          <w:tcPr>
            <w:tcW w:w="2166" w:type="pct"/>
            <w:shd w:val="clear" w:color="auto" w:fill="F2DBDB" w:themeFill="accent2" w:themeFillTint="33"/>
          </w:tcPr>
          <w:p w14:paraId="0B290D8D" w14:textId="548A40DE" w:rsidR="00143C11" w:rsidRPr="00903834" w:rsidRDefault="00A01AC5" w:rsidP="00834A43">
            <w:pPr>
              <w:spacing w:line="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03834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Gramática </w:t>
            </w:r>
            <w:r w:rsidR="00143C11" w:rsidRPr="00903834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Tiny </w:t>
            </w:r>
            <w:r w:rsidR="00EF5C6C">
              <w:rPr>
                <w:rFonts w:ascii="Arial" w:hAnsi="Arial" w:cs="Arial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2834" w:type="pct"/>
            <w:shd w:val="clear" w:color="auto" w:fill="F2DBDB" w:themeFill="accent2" w:themeFillTint="33"/>
          </w:tcPr>
          <w:p w14:paraId="40F99F62" w14:textId="0ED65FDF" w:rsidR="00143C11" w:rsidRPr="00903834" w:rsidRDefault="00A01AC5" w:rsidP="00834A43">
            <w:pPr>
              <w:spacing w:line="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03834">
              <w:rPr>
                <w:rFonts w:ascii="Arial" w:hAnsi="Arial" w:cs="Arial"/>
                <w:b/>
                <w:bCs/>
                <w:sz w:val="20"/>
                <w:szCs w:val="20"/>
              </w:rPr>
              <w:t>Sintaxis abstracta</w:t>
            </w:r>
          </w:p>
        </w:tc>
      </w:tr>
      <w:tr w:rsidR="00143C11" w:rsidRPr="00143C11" w14:paraId="6963322F" w14:textId="77777777" w:rsidTr="00EF5C6C">
        <w:tc>
          <w:tcPr>
            <w:tcW w:w="2166" w:type="pct"/>
            <w:shd w:val="clear" w:color="auto" w:fill="DBE5F1" w:themeFill="accent1" w:themeFillTint="33"/>
          </w:tcPr>
          <w:p w14:paraId="7B257BBD" w14:textId="573045C8" w:rsidR="00EF5C6C" w:rsidRPr="000C3AE6" w:rsidRDefault="00D31144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Programa -&gt; LDecs </w:t>
            </w:r>
            <w:r w:rsidRPr="000C3AE6">
              <w:rPr>
                <w:rFonts w:ascii="Arial" w:hAnsi="Arial" w:cs="Arial"/>
                <w:b/>
                <w:bCs/>
              </w:rPr>
              <w:t xml:space="preserve">&amp;&amp; </w:t>
            </w:r>
            <w:r w:rsidRPr="000C3AE6">
              <w:rPr>
                <w:rFonts w:ascii="Arial" w:hAnsi="Arial" w:cs="Arial"/>
              </w:rPr>
              <w:t>LIns</w:t>
            </w:r>
          </w:p>
          <w:p w14:paraId="71F1ECB6" w14:textId="5F91B6A0" w:rsidR="00D31144" w:rsidRPr="000C3AE6" w:rsidRDefault="00D31144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Programa -&gt; LIns</w:t>
            </w:r>
          </w:p>
          <w:p w14:paraId="4AEB2971" w14:textId="77777777" w:rsidR="00D31144" w:rsidRPr="000C3AE6" w:rsidRDefault="00D31144" w:rsidP="00EF5C6C">
            <w:pPr>
              <w:rPr>
                <w:rFonts w:ascii="Arial" w:hAnsi="Arial" w:cs="Arial"/>
              </w:rPr>
            </w:pPr>
          </w:p>
          <w:p w14:paraId="68090874" w14:textId="3938964F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LDecs -&gt; LDecs </w:t>
            </w:r>
            <w:r w:rsidRPr="000C3AE6">
              <w:rPr>
                <w:rFonts w:ascii="Arial" w:hAnsi="Arial" w:cs="Arial"/>
                <w:b/>
                <w:bCs/>
              </w:rPr>
              <w:t xml:space="preserve">; </w:t>
            </w:r>
            <w:r w:rsidRPr="000C3AE6">
              <w:rPr>
                <w:rFonts w:ascii="Arial" w:hAnsi="Arial" w:cs="Arial"/>
              </w:rPr>
              <w:t>Dec</w:t>
            </w:r>
          </w:p>
          <w:p w14:paraId="3D9641A7" w14:textId="4632E873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LDecs -&gt; Dec</w:t>
            </w:r>
          </w:p>
          <w:p w14:paraId="2A0C5D78" w14:textId="279E9A44" w:rsidR="00D31144" w:rsidRPr="000C3AE6" w:rsidRDefault="00D31144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LDecs -&gt; ε</w:t>
            </w:r>
          </w:p>
          <w:p w14:paraId="5D77E8A6" w14:textId="77777777" w:rsidR="00EF5C6C" w:rsidRPr="000C3AE6" w:rsidRDefault="00EF5C6C" w:rsidP="00EF5C6C">
            <w:pPr>
              <w:rPr>
                <w:rFonts w:ascii="Arial" w:hAnsi="Arial" w:cs="Arial"/>
              </w:rPr>
            </w:pPr>
          </w:p>
          <w:p w14:paraId="5C2517CC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Dec -&gt; </w:t>
            </w:r>
            <w:r w:rsidRPr="000C3AE6">
              <w:rPr>
                <w:rFonts w:ascii="Arial" w:hAnsi="Arial" w:cs="Arial"/>
                <w:b/>
                <w:bCs/>
              </w:rPr>
              <w:t xml:space="preserve">var </w:t>
            </w:r>
            <w:r w:rsidRPr="000C3AE6">
              <w:rPr>
                <w:rFonts w:ascii="Arial" w:hAnsi="Arial" w:cs="Arial"/>
              </w:rPr>
              <w:t xml:space="preserve">Tipo </w:t>
            </w:r>
            <w:r w:rsidRPr="000C3AE6">
              <w:rPr>
                <w:rFonts w:ascii="Arial" w:hAnsi="Arial" w:cs="Arial"/>
                <w:b/>
                <w:bCs/>
              </w:rPr>
              <w:t>identificador</w:t>
            </w:r>
          </w:p>
          <w:p w14:paraId="160ED1BE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Dec -&gt; </w:t>
            </w:r>
            <w:r w:rsidRPr="000C3AE6">
              <w:rPr>
                <w:rFonts w:ascii="Arial" w:hAnsi="Arial" w:cs="Arial"/>
                <w:b/>
                <w:bCs/>
              </w:rPr>
              <w:t>type</w:t>
            </w:r>
            <w:r w:rsidRPr="000C3AE6">
              <w:rPr>
                <w:rFonts w:ascii="Arial" w:hAnsi="Arial" w:cs="Arial"/>
              </w:rPr>
              <w:t xml:space="preserve"> Tipo </w:t>
            </w:r>
            <w:r w:rsidRPr="000C3AE6">
              <w:rPr>
                <w:rFonts w:ascii="Arial" w:hAnsi="Arial" w:cs="Arial"/>
                <w:b/>
                <w:bCs/>
              </w:rPr>
              <w:t>identificador</w:t>
            </w:r>
          </w:p>
          <w:p w14:paraId="51911753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Dec -&gt; </w:t>
            </w:r>
            <w:r w:rsidRPr="000C3AE6">
              <w:rPr>
                <w:rFonts w:ascii="Arial" w:hAnsi="Arial" w:cs="Arial"/>
                <w:b/>
                <w:bCs/>
              </w:rPr>
              <w:t xml:space="preserve">proc identificador </w:t>
            </w:r>
            <w:r w:rsidRPr="000C3AE6">
              <w:rPr>
                <w:rFonts w:ascii="Arial" w:hAnsi="Arial" w:cs="Arial"/>
              </w:rPr>
              <w:t>ParForm Bloque</w:t>
            </w:r>
          </w:p>
          <w:p w14:paraId="4638B8EC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ParForm -&gt; </w:t>
            </w:r>
            <w:r w:rsidRPr="000C3AE6">
              <w:rPr>
                <w:rFonts w:ascii="Arial" w:hAnsi="Arial" w:cs="Arial"/>
                <w:b/>
                <w:bCs/>
              </w:rPr>
              <w:t xml:space="preserve">( </w:t>
            </w:r>
            <w:r w:rsidRPr="000C3AE6">
              <w:rPr>
                <w:rFonts w:ascii="Arial" w:hAnsi="Arial" w:cs="Arial"/>
              </w:rPr>
              <w:t xml:space="preserve">LParams </w:t>
            </w:r>
            <w:r w:rsidRPr="000C3AE6">
              <w:rPr>
                <w:rFonts w:ascii="Arial" w:hAnsi="Arial" w:cs="Arial"/>
                <w:b/>
                <w:bCs/>
              </w:rPr>
              <w:t>)</w:t>
            </w:r>
          </w:p>
          <w:p w14:paraId="091B138C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</w:p>
          <w:p w14:paraId="6EC9A538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LParams -&gt; LParams </w:t>
            </w:r>
            <w:r w:rsidRPr="000C3AE6">
              <w:rPr>
                <w:rFonts w:ascii="Arial" w:hAnsi="Arial" w:cs="Arial"/>
                <w:b/>
                <w:bCs/>
              </w:rPr>
              <w:t>,</w:t>
            </w:r>
            <w:r w:rsidRPr="000C3AE6">
              <w:rPr>
                <w:rFonts w:ascii="Arial" w:hAnsi="Arial" w:cs="Arial"/>
              </w:rPr>
              <w:t xml:space="preserve"> Param</w:t>
            </w:r>
          </w:p>
          <w:p w14:paraId="48D43A7F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LParams -&gt; Param</w:t>
            </w:r>
          </w:p>
          <w:p w14:paraId="10D4FC5F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LParams -&gt; ε</w:t>
            </w:r>
          </w:p>
          <w:p w14:paraId="55E28102" w14:textId="77777777" w:rsidR="00EF5C6C" w:rsidRPr="000C3AE6" w:rsidRDefault="00EF5C6C" w:rsidP="00EF5C6C">
            <w:pPr>
              <w:rPr>
                <w:rFonts w:ascii="Arial" w:hAnsi="Arial" w:cs="Arial"/>
              </w:rPr>
            </w:pPr>
          </w:p>
          <w:p w14:paraId="6D7C01EA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Param -&gt; Tipo Referencia</w:t>
            </w:r>
            <w:r w:rsidRPr="000C3AE6">
              <w:rPr>
                <w:rFonts w:ascii="Arial" w:hAnsi="Arial" w:cs="Arial"/>
                <w:b/>
                <w:bCs/>
              </w:rPr>
              <w:t xml:space="preserve"> identificador</w:t>
            </w:r>
          </w:p>
          <w:p w14:paraId="49626631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Referencia -&gt; </w:t>
            </w:r>
            <w:r w:rsidRPr="000C3AE6">
              <w:rPr>
                <w:rFonts w:ascii="Arial" w:hAnsi="Arial" w:cs="Arial"/>
                <w:b/>
                <w:bCs/>
              </w:rPr>
              <w:t>&amp;</w:t>
            </w:r>
          </w:p>
          <w:p w14:paraId="5EF74D20" w14:textId="695CC92C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Referencia -&gt; </w:t>
            </w:r>
            <w:r w:rsidR="00D31144" w:rsidRPr="000C3AE6">
              <w:rPr>
                <w:rFonts w:ascii="Arial" w:hAnsi="Arial" w:cs="Arial"/>
              </w:rPr>
              <w:t>ε</w:t>
            </w:r>
          </w:p>
          <w:p w14:paraId="5056B0F8" w14:textId="77777777" w:rsidR="00EF5C6C" w:rsidRPr="000C3AE6" w:rsidRDefault="00EF5C6C" w:rsidP="00EF5C6C">
            <w:pPr>
              <w:rPr>
                <w:rFonts w:ascii="Arial" w:hAnsi="Arial" w:cs="Arial"/>
              </w:rPr>
            </w:pPr>
          </w:p>
          <w:p w14:paraId="37A02C7F" w14:textId="5DA31D95" w:rsidR="00C24FCD" w:rsidRPr="000C3AE6" w:rsidRDefault="00C24FCD" w:rsidP="00C24FCD">
            <w:pPr>
              <w:ind w:left="708" w:hanging="708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Bloque -&gt; </w:t>
            </w:r>
            <w:r w:rsidRPr="000C3AE6">
              <w:rPr>
                <w:rFonts w:ascii="Arial" w:hAnsi="Arial" w:cs="Arial"/>
                <w:b/>
                <w:bCs/>
              </w:rPr>
              <w:t>{</w:t>
            </w:r>
            <w:r w:rsidRPr="000C3AE6">
              <w:rPr>
                <w:rFonts w:ascii="Arial" w:hAnsi="Arial" w:cs="Arial"/>
              </w:rPr>
              <w:t xml:space="preserve"> ProgramaBloque </w:t>
            </w:r>
            <w:r w:rsidRPr="000C3AE6">
              <w:rPr>
                <w:rFonts w:ascii="Arial" w:hAnsi="Arial" w:cs="Arial"/>
                <w:b/>
                <w:bCs/>
              </w:rPr>
              <w:t>}</w:t>
            </w:r>
          </w:p>
          <w:p w14:paraId="70B6A526" w14:textId="55B2BD90" w:rsidR="00C24FCD" w:rsidRPr="000C3AE6" w:rsidRDefault="00C24FCD" w:rsidP="00C24FCD">
            <w:pPr>
              <w:ind w:left="708" w:hanging="708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ProgramaBloque -&gt; Programa</w:t>
            </w:r>
          </w:p>
          <w:p w14:paraId="258E42BD" w14:textId="451F0E63" w:rsidR="00C24FCD" w:rsidRPr="000C3AE6" w:rsidRDefault="00C24FCD" w:rsidP="00C24FCD">
            <w:pPr>
              <w:ind w:left="708" w:hanging="708"/>
              <w:rPr>
                <w:rFonts w:ascii="Arial" w:hAnsi="Arial" w:cs="Arial"/>
                <w:rPrChange w:id="2" w:author="Borja Aday Guadalupe Luis" w:date="2021-05-19T19:45:00Z">
                  <w:rPr>
                    <w:rFonts w:ascii="Arial" w:hAnsi="Arial" w:cs="Arial"/>
                    <w:b/>
                    <w:bCs/>
                    <w:u w:val="single"/>
                  </w:rPr>
                </w:rPrChange>
              </w:rPr>
            </w:pPr>
            <w:r w:rsidRPr="000C3AE6">
              <w:rPr>
                <w:rFonts w:ascii="Arial" w:hAnsi="Arial" w:cs="Arial"/>
              </w:rPr>
              <w:t xml:space="preserve">ProgramaBloque -&gt; </w:t>
            </w:r>
            <w:ins w:id="3" w:author="Borja Aday Guadalupe Luis" w:date="2021-05-19T19:44:00Z">
              <w:r w:rsidRPr="000C3AE6">
                <w:rPr>
                  <w:rFonts w:ascii="Arial" w:hAnsi="Arial" w:cs="Arial"/>
                </w:rPr>
                <w:t>ε</w:t>
              </w:r>
            </w:ins>
          </w:p>
          <w:p w14:paraId="285D5AFE" w14:textId="77777777" w:rsidR="00EF5C6C" w:rsidRPr="000C3AE6" w:rsidRDefault="00EF5C6C" w:rsidP="00EF5C6C">
            <w:pPr>
              <w:ind w:left="708" w:hanging="708"/>
              <w:rPr>
                <w:rFonts w:ascii="Arial" w:hAnsi="Arial" w:cs="Arial"/>
                <w:b/>
                <w:bCs/>
                <w:u w:val="single"/>
              </w:rPr>
            </w:pPr>
          </w:p>
          <w:p w14:paraId="20789B37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Tipo -&gt; </w:t>
            </w:r>
            <w:r w:rsidRPr="000C3AE6">
              <w:rPr>
                <w:rFonts w:ascii="Arial" w:hAnsi="Arial" w:cs="Arial"/>
                <w:b/>
                <w:bCs/>
              </w:rPr>
              <w:t>int</w:t>
            </w:r>
          </w:p>
          <w:p w14:paraId="4DE757C2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Tipo -&gt; </w:t>
            </w:r>
            <w:r w:rsidRPr="000C3AE6">
              <w:rPr>
                <w:rFonts w:ascii="Arial" w:hAnsi="Arial" w:cs="Arial"/>
                <w:b/>
                <w:bCs/>
              </w:rPr>
              <w:t>real</w:t>
            </w:r>
          </w:p>
          <w:p w14:paraId="3F1E91F5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Tipo -&gt; </w:t>
            </w:r>
            <w:r w:rsidRPr="000C3AE6">
              <w:rPr>
                <w:rFonts w:ascii="Arial" w:hAnsi="Arial" w:cs="Arial"/>
                <w:b/>
                <w:bCs/>
              </w:rPr>
              <w:t>bool</w:t>
            </w:r>
          </w:p>
          <w:p w14:paraId="12D22DBD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Tipo -&gt; </w:t>
            </w:r>
            <w:r w:rsidRPr="000C3AE6">
              <w:rPr>
                <w:rFonts w:ascii="Arial" w:hAnsi="Arial" w:cs="Arial"/>
                <w:b/>
                <w:bCs/>
              </w:rPr>
              <w:t>string</w:t>
            </w:r>
          </w:p>
          <w:p w14:paraId="243154F3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Tipo -&gt; </w:t>
            </w:r>
            <w:r w:rsidRPr="000C3AE6">
              <w:rPr>
                <w:rFonts w:ascii="Arial" w:hAnsi="Arial" w:cs="Arial"/>
                <w:b/>
                <w:bCs/>
              </w:rPr>
              <w:t>identificador</w:t>
            </w:r>
          </w:p>
          <w:p w14:paraId="1394A4FA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Tipo -&gt; </w:t>
            </w:r>
            <w:r w:rsidRPr="000C3AE6">
              <w:rPr>
                <w:rFonts w:ascii="Arial" w:hAnsi="Arial" w:cs="Arial"/>
                <w:b/>
                <w:bCs/>
              </w:rPr>
              <w:t xml:space="preserve">array [ numEnt ] of </w:t>
            </w:r>
            <w:r w:rsidRPr="000C3AE6">
              <w:rPr>
                <w:rFonts w:ascii="Arial" w:hAnsi="Arial" w:cs="Arial"/>
              </w:rPr>
              <w:t>Tipo</w:t>
            </w:r>
          </w:p>
          <w:p w14:paraId="4889D539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  <w:u w:val="single"/>
              </w:rPr>
            </w:pPr>
            <w:r w:rsidRPr="000C3AE6">
              <w:rPr>
                <w:rFonts w:ascii="Arial" w:hAnsi="Arial" w:cs="Arial"/>
              </w:rPr>
              <w:t xml:space="preserve">Tipo -&gt; </w:t>
            </w:r>
            <w:r w:rsidRPr="000C3AE6">
              <w:rPr>
                <w:rFonts w:ascii="Arial" w:hAnsi="Arial" w:cs="Arial"/>
                <w:b/>
                <w:bCs/>
              </w:rPr>
              <w:t xml:space="preserve">record { </w:t>
            </w:r>
            <w:r w:rsidRPr="000C3AE6">
              <w:rPr>
                <w:rFonts w:ascii="Arial" w:hAnsi="Arial" w:cs="Arial"/>
              </w:rPr>
              <w:t xml:space="preserve">LCampos </w:t>
            </w:r>
            <w:r w:rsidRPr="000C3AE6">
              <w:rPr>
                <w:rFonts w:ascii="Arial" w:hAnsi="Arial" w:cs="Arial"/>
                <w:b/>
                <w:bCs/>
              </w:rPr>
              <w:t>}</w:t>
            </w:r>
          </w:p>
          <w:p w14:paraId="6AC5D3B5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</w:p>
          <w:p w14:paraId="4257A517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LCampos -&gt; LCampos </w:t>
            </w:r>
            <w:r w:rsidRPr="000C3AE6">
              <w:rPr>
                <w:rFonts w:ascii="Arial" w:hAnsi="Arial" w:cs="Arial"/>
                <w:b/>
                <w:bCs/>
              </w:rPr>
              <w:t>;</w:t>
            </w:r>
            <w:r w:rsidRPr="000C3AE6">
              <w:rPr>
                <w:rFonts w:ascii="Arial" w:hAnsi="Arial" w:cs="Arial"/>
              </w:rPr>
              <w:t xml:space="preserve"> Campo</w:t>
            </w:r>
          </w:p>
          <w:p w14:paraId="401D8D87" w14:textId="758045D3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LCampos -&gt; Campo</w:t>
            </w:r>
          </w:p>
          <w:p w14:paraId="48CB54A0" w14:textId="77777777" w:rsidR="00EF5C6C" w:rsidRPr="000C3AE6" w:rsidRDefault="00EF5C6C" w:rsidP="00EF5C6C">
            <w:pPr>
              <w:rPr>
                <w:rFonts w:ascii="Arial" w:hAnsi="Arial" w:cs="Arial"/>
              </w:rPr>
            </w:pPr>
          </w:p>
          <w:p w14:paraId="3B7A5D22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Campo -&gt; Tipo </w:t>
            </w:r>
            <w:r w:rsidRPr="000C3AE6">
              <w:rPr>
                <w:rFonts w:ascii="Arial" w:hAnsi="Arial" w:cs="Arial"/>
                <w:b/>
                <w:bCs/>
              </w:rPr>
              <w:t>identificador</w:t>
            </w:r>
          </w:p>
          <w:p w14:paraId="0C70896B" w14:textId="01ED9B7D" w:rsidR="00EF5C6C" w:rsidRPr="000C3AE6" w:rsidRDefault="00EF5C6C" w:rsidP="00072E1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Tipo -&gt; </w:t>
            </w:r>
            <w:r w:rsidRPr="000C3AE6">
              <w:rPr>
                <w:rFonts w:ascii="Arial" w:hAnsi="Arial" w:cs="Arial"/>
                <w:b/>
                <w:bCs/>
              </w:rPr>
              <w:t xml:space="preserve">pointer </w:t>
            </w:r>
            <w:r w:rsidRPr="000C3AE6">
              <w:rPr>
                <w:rFonts w:ascii="Arial" w:hAnsi="Arial" w:cs="Arial"/>
              </w:rPr>
              <w:t>Tipo</w:t>
            </w:r>
          </w:p>
          <w:p w14:paraId="54548CCF" w14:textId="77777777" w:rsidR="00EF5C6C" w:rsidRPr="000C3AE6" w:rsidRDefault="00EF5C6C" w:rsidP="00EF5C6C">
            <w:pPr>
              <w:rPr>
                <w:rFonts w:ascii="Arial" w:hAnsi="Arial" w:cs="Arial"/>
              </w:rPr>
            </w:pPr>
          </w:p>
          <w:p w14:paraId="4AAAD137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LIns -&gt; LIns </w:t>
            </w:r>
            <w:r w:rsidRPr="000C3AE6">
              <w:rPr>
                <w:rFonts w:ascii="Arial" w:hAnsi="Arial" w:cs="Arial"/>
                <w:b/>
                <w:bCs/>
              </w:rPr>
              <w:t>;</w:t>
            </w:r>
            <w:r w:rsidRPr="000C3AE6">
              <w:rPr>
                <w:rFonts w:ascii="Arial" w:hAnsi="Arial" w:cs="Arial"/>
              </w:rPr>
              <w:t xml:space="preserve"> Ins</w:t>
            </w:r>
          </w:p>
          <w:p w14:paraId="41D8395D" w14:textId="0A90F128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LIns -&gt; Ins</w:t>
            </w:r>
          </w:p>
          <w:p w14:paraId="1F1D6ED1" w14:textId="77777777" w:rsidR="00EF5C6C" w:rsidRPr="000C3AE6" w:rsidRDefault="00EF5C6C" w:rsidP="00EF5C6C">
            <w:pPr>
              <w:rPr>
                <w:rFonts w:ascii="Arial" w:hAnsi="Arial" w:cs="Arial"/>
              </w:rPr>
            </w:pPr>
          </w:p>
          <w:p w14:paraId="47310D16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Ins -&gt; E0 </w:t>
            </w:r>
            <w:r w:rsidRPr="000C3AE6">
              <w:rPr>
                <w:rFonts w:ascii="Arial" w:hAnsi="Arial" w:cs="Arial"/>
                <w:b/>
                <w:bCs/>
              </w:rPr>
              <w:t>=</w:t>
            </w:r>
            <w:r w:rsidRPr="000C3AE6">
              <w:rPr>
                <w:rFonts w:ascii="Arial" w:hAnsi="Arial" w:cs="Arial"/>
              </w:rPr>
              <w:t xml:space="preserve"> E0</w:t>
            </w:r>
          </w:p>
          <w:p w14:paraId="3FCFD192" w14:textId="77777777" w:rsidR="00EF5C6C" w:rsidRPr="000C3AE6" w:rsidRDefault="00EF5C6C" w:rsidP="00EF5C6C">
            <w:pPr>
              <w:rPr>
                <w:rFonts w:ascii="Arial" w:hAnsi="Arial" w:cs="Arial"/>
              </w:rPr>
            </w:pPr>
          </w:p>
          <w:p w14:paraId="22A799F2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Ins -&gt; </w:t>
            </w:r>
            <w:r w:rsidRPr="000C3AE6">
              <w:rPr>
                <w:rFonts w:ascii="Arial" w:hAnsi="Arial" w:cs="Arial"/>
                <w:b/>
                <w:bCs/>
              </w:rPr>
              <w:t xml:space="preserve">if </w:t>
            </w:r>
            <w:r w:rsidRPr="000C3AE6">
              <w:rPr>
                <w:rFonts w:ascii="Arial" w:hAnsi="Arial" w:cs="Arial"/>
              </w:rPr>
              <w:t xml:space="preserve">E0 </w:t>
            </w:r>
            <w:r w:rsidRPr="000C3AE6">
              <w:rPr>
                <w:rFonts w:ascii="Arial" w:hAnsi="Arial" w:cs="Arial"/>
                <w:b/>
                <w:bCs/>
              </w:rPr>
              <w:t xml:space="preserve">then </w:t>
            </w:r>
            <w:r w:rsidRPr="000C3AE6">
              <w:rPr>
                <w:rFonts w:ascii="Arial" w:hAnsi="Arial" w:cs="Arial"/>
              </w:rPr>
              <w:t xml:space="preserve">LInsV </w:t>
            </w:r>
            <w:r w:rsidRPr="000C3AE6">
              <w:rPr>
                <w:rFonts w:ascii="Arial" w:hAnsi="Arial" w:cs="Arial"/>
                <w:b/>
                <w:bCs/>
              </w:rPr>
              <w:t>endif</w:t>
            </w:r>
          </w:p>
          <w:p w14:paraId="12C98C78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Ins -&gt; </w:t>
            </w:r>
            <w:r w:rsidRPr="000C3AE6">
              <w:rPr>
                <w:rFonts w:ascii="Arial" w:hAnsi="Arial" w:cs="Arial"/>
                <w:b/>
                <w:bCs/>
              </w:rPr>
              <w:t xml:space="preserve">if </w:t>
            </w:r>
            <w:r w:rsidRPr="000C3AE6">
              <w:rPr>
                <w:rFonts w:ascii="Arial" w:hAnsi="Arial" w:cs="Arial"/>
              </w:rPr>
              <w:t xml:space="preserve">E0 </w:t>
            </w:r>
            <w:r w:rsidRPr="000C3AE6">
              <w:rPr>
                <w:rFonts w:ascii="Arial" w:hAnsi="Arial" w:cs="Arial"/>
                <w:b/>
                <w:bCs/>
              </w:rPr>
              <w:t xml:space="preserve">then </w:t>
            </w:r>
            <w:r w:rsidRPr="000C3AE6">
              <w:rPr>
                <w:rFonts w:ascii="Arial" w:hAnsi="Arial" w:cs="Arial"/>
              </w:rPr>
              <w:t xml:space="preserve">LinsV </w:t>
            </w:r>
            <w:r w:rsidRPr="000C3AE6">
              <w:rPr>
                <w:rFonts w:ascii="Arial" w:hAnsi="Arial" w:cs="Arial"/>
                <w:b/>
                <w:bCs/>
              </w:rPr>
              <w:t xml:space="preserve">else </w:t>
            </w:r>
            <w:r w:rsidRPr="000C3AE6">
              <w:rPr>
                <w:rFonts w:ascii="Arial" w:hAnsi="Arial" w:cs="Arial"/>
              </w:rPr>
              <w:t xml:space="preserve">LinsV </w:t>
            </w:r>
            <w:r w:rsidRPr="000C3AE6">
              <w:rPr>
                <w:rFonts w:ascii="Arial" w:hAnsi="Arial" w:cs="Arial"/>
                <w:b/>
                <w:bCs/>
              </w:rPr>
              <w:t>endif</w:t>
            </w:r>
          </w:p>
          <w:p w14:paraId="591E89DF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Ins -&gt; </w:t>
            </w:r>
            <w:r w:rsidRPr="000C3AE6">
              <w:rPr>
                <w:rFonts w:ascii="Arial" w:hAnsi="Arial" w:cs="Arial"/>
                <w:b/>
                <w:bCs/>
              </w:rPr>
              <w:t xml:space="preserve">while </w:t>
            </w:r>
            <w:r w:rsidRPr="000C3AE6">
              <w:rPr>
                <w:rFonts w:ascii="Arial" w:hAnsi="Arial" w:cs="Arial"/>
              </w:rPr>
              <w:t xml:space="preserve">E0 </w:t>
            </w:r>
            <w:r w:rsidRPr="000C3AE6">
              <w:rPr>
                <w:rFonts w:ascii="Arial" w:hAnsi="Arial" w:cs="Arial"/>
                <w:b/>
                <w:bCs/>
              </w:rPr>
              <w:t xml:space="preserve">do </w:t>
            </w:r>
            <w:r w:rsidRPr="000C3AE6">
              <w:rPr>
                <w:rFonts w:ascii="Arial" w:hAnsi="Arial" w:cs="Arial"/>
              </w:rPr>
              <w:t xml:space="preserve">LinsV </w:t>
            </w:r>
            <w:r w:rsidRPr="000C3AE6">
              <w:rPr>
                <w:rFonts w:ascii="Arial" w:hAnsi="Arial" w:cs="Arial"/>
                <w:b/>
                <w:bCs/>
              </w:rPr>
              <w:t>endwhile</w:t>
            </w:r>
          </w:p>
          <w:p w14:paraId="039C0549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</w:p>
          <w:p w14:paraId="138369C2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LinsV -&gt; LinsV </w:t>
            </w:r>
            <w:r w:rsidRPr="000C3AE6">
              <w:rPr>
                <w:rFonts w:ascii="Arial" w:hAnsi="Arial" w:cs="Arial"/>
                <w:b/>
                <w:bCs/>
              </w:rPr>
              <w:t>;</w:t>
            </w:r>
            <w:r w:rsidRPr="000C3AE6">
              <w:rPr>
                <w:rFonts w:ascii="Arial" w:hAnsi="Arial" w:cs="Arial"/>
              </w:rPr>
              <w:t xml:space="preserve"> Ins</w:t>
            </w:r>
          </w:p>
          <w:p w14:paraId="337CFFB5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LinsV -&gt; Ins</w:t>
            </w:r>
          </w:p>
          <w:p w14:paraId="5D6AA07D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LinsV -&gt; ε</w:t>
            </w:r>
          </w:p>
          <w:p w14:paraId="77343E5F" w14:textId="77777777" w:rsidR="00634BDE" w:rsidRPr="000C3AE6" w:rsidRDefault="00634BDE" w:rsidP="00EF5C6C">
            <w:pPr>
              <w:rPr>
                <w:rFonts w:ascii="Arial" w:hAnsi="Arial" w:cs="Arial"/>
              </w:rPr>
            </w:pPr>
          </w:p>
          <w:p w14:paraId="5061551D" w14:textId="29172006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Ins -&gt; </w:t>
            </w:r>
            <w:r w:rsidRPr="000C3AE6">
              <w:rPr>
                <w:rFonts w:ascii="Arial" w:hAnsi="Arial" w:cs="Arial"/>
                <w:b/>
                <w:bCs/>
              </w:rPr>
              <w:t xml:space="preserve">read </w:t>
            </w:r>
            <w:r w:rsidRPr="000C3AE6">
              <w:rPr>
                <w:rFonts w:ascii="Arial" w:hAnsi="Arial" w:cs="Arial"/>
              </w:rPr>
              <w:t>E0</w:t>
            </w:r>
          </w:p>
          <w:p w14:paraId="410B0DFB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Ins -&gt; </w:t>
            </w:r>
            <w:r w:rsidRPr="000C3AE6">
              <w:rPr>
                <w:rFonts w:ascii="Arial" w:hAnsi="Arial" w:cs="Arial"/>
                <w:b/>
                <w:bCs/>
              </w:rPr>
              <w:t xml:space="preserve">write </w:t>
            </w:r>
            <w:r w:rsidRPr="000C3AE6">
              <w:rPr>
                <w:rFonts w:ascii="Arial" w:hAnsi="Arial" w:cs="Arial"/>
              </w:rPr>
              <w:t>E0</w:t>
            </w:r>
          </w:p>
          <w:p w14:paraId="602424DB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Ins -&gt; </w:t>
            </w:r>
            <w:r w:rsidRPr="000C3AE6">
              <w:rPr>
                <w:rFonts w:ascii="Arial" w:hAnsi="Arial" w:cs="Arial"/>
                <w:b/>
                <w:bCs/>
              </w:rPr>
              <w:t>nl</w:t>
            </w:r>
          </w:p>
          <w:p w14:paraId="65A6DB1E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Ins -&gt; </w:t>
            </w:r>
            <w:r w:rsidRPr="000C3AE6">
              <w:rPr>
                <w:rFonts w:ascii="Arial" w:hAnsi="Arial" w:cs="Arial"/>
                <w:b/>
                <w:bCs/>
              </w:rPr>
              <w:t xml:space="preserve">new </w:t>
            </w:r>
            <w:r w:rsidRPr="000C3AE6">
              <w:rPr>
                <w:rFonts w:ascii="Arial" w:hAnsi="Arial" w:cs="Arial"/>
              </w:rPr>
              <w:t>E0</w:t>
            </w:r>
          </w:p>
          <w:p w14:paraId="4D310DE0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Ins -&gt; </w:t>
            </w:r>
            <w:r w:rsidRPr="000C3AE6">
              <w:rPr>
                <w:rFonts w:ascii="Arial" w:hAnsi="Arial" w:cs="Arial"/>
                <w:b/>
                <w:bCs/>
              </w:rPr>
              <w:t xml:space="preserve">delete </w:t>
            </w:r>
            <w:r w:rsidRPr="000C3AE6">
              <w:rPr>
                <w:rFonts w:ascii="Arial" w:hAnsi="Arial" w:cs="Arial"/>
              </w:rPr>
              <w:t>E0</w:t>
            </w:r>
          </w:p>
          <w:p w14:paraId="6DEE2D81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Ins -&gt; </w:t>
            </w:r>
            <w:r w:rsidRPr="000C3AE6">
              <w:rPr>
                <w:rFonts w:ascii="Arial" w:hAnsi="Arial" w:cs="Arial"/>
                <w:b/>
                <w:bCs/>
              </w:rPr>
              <w:t xml:space="preserve">call identificador ( </w:t>
            </w:r>
            <w:r w:rsidRPr="000C3AE6">
              <w:rPr>
                <w:rFonts w:ascii="Arial" w:hAnsi="Arial" w:cs="Arial"/>
              </w:rPr>
              <w:t xml:space="preserve">LParamsReales </w:t>
            </w:r>
            <w:r w:rsidRPr="000C3AE6">
              <w:rPr>
                <w:rFonts w:ascii="Arial" w:hAnsi="Arial" w:cs="Arial"/>
                <w:b/>
                <w:bCs/>
              </w:rPr>
              <w:t>)</w:t>
            </w:r>
          </w:p>
          <w:p w14:paraId="6554939D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lastRenderedPageBreak/>
              <w:t xml:space="preserve"> </w:t>
            </w:r>
          </w:p>
          <w:p w14:paraId="78AFE1A5" w14:textId="6BF44D1F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LParamsReales -&gt; LParamsReales </w:t>
            </w:r>
            <w:r w:rsidRPr="000C3AE6">
              <w:rPr>
                <w:rFonts w:ascii="Arial" w:hAnsi="Arial" w:cs="Arial"/>
                <w:b/>
                <w:bCs/>
              </w:rPr>
              <w:t>,</w:t>
            </w:r>
            <w:r w:rsidRPr="000C3AE6">
              <w:rPr>
                <w:rFonts w:ascii="Arial" w:hAnsi="Arial" w:cs="Arial"/>
              </w:rPr>
              <w:t xml:space="preserve"> E0</w:t>
            </w:r>
          </w:p>
          <w:p w14:paraId="0E708190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LParamsReales -&gt; E0</w:t>
            </w:r>
          </w:p>
          <w:p w14:paraId="31F4A878" w14:textId="5151A2B3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LParamsReales -&gt; ε </w:t>
            </w:r>
          </w:p>
          <w:p w14:paraId="11EFD74B" w14:textId="77777777" w:rsidR="00EF5C6C" w:rsidRPr="000C3AE6" w:rsidRDefault="00EF5C6C" w:rsidP="00EF5C6C">
            <w:pPr>
              <w:rPr>
                <w:rFonts w:ascii="Arial" w:hAnsi="Arial" w:cs="Arial"/>
              </w:rPr>
            </w:pPr>
          </w:p>
          <w:p w14:paraId="3923079A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Ins -&gt; Bloque</w:t>
            </w:r>
          </w:p>
          <w:p w14:paraId="0FE770FF" w14:textId="77777777" w:rsidR="00EF5C6C" w:rsidRPr="000C3AE6" w:rsidRDefault="00EF5C6C" w:rsidP="00EF5C6C">
            <w:pPr>
              <w:rPr>
                <w:rFonts w:ascii="Arial" w:hAnsi="Arial" w:cs="Arial"/>
              </w:rPr>
            </w:pPr>
          </w:p>
          <w:p w14:paraId="3CE69624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E0 -&gt; E1 </w:t>
            </w:r>
            <w:r w:rsidRPr="000C3AE6">
              <w:rPr>
                <w:rFonts w:ascii="Arial" w:hAnsi="Arial" w:cs="Arial"/>
                <w:b/>
                <w:bCs/>
              </w:rPr>
              <w:t xml:space="preserve">+ </w:t>
            </w:r>
            <w:r w:rsidRPr="000C3AE6">
              <w:rPr>
                <w:rFonts w:ascii="Arial" w:hAnsi="Arial" w:cs="Arial"/>
              </w:rPr>
              <w:t>E0</w:t>
            </w:r>
          </w:p>
          <w:p w14:paraId="751AC30F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E0 -&gt; E1 </w:t>
            </w:r>
            <w:r w:rsidRPr="000C3AE6">
              <w:rPr>
                <w:rFonts w:ascii="Arial" w:hAnsi="Arial" w:cs="Arial"/>
              </w:rPr>
              <w:softHyphen/>
            </w:r>
            <w:r w:rsidRPr="000C3AE6">
              <w:rPr>
                <w:rFonts w:ascii="Arial" w:hAnsi="Arial" w:cs="Arial"/>
                <w:b/>
                <w:bCs/>
              </w:rPr>
              <w:t xml:space="preserve">- </w:t>
            </w:r>
            <w:r w:rsidRPr="000C3AE6">
              <w:rPr>
                <w:rFonts w:ascii="Arial" w:hAnsi="Arial" w:cs="Arial"/>
                <w:b/>
                <w:bCs/>
              </w:rPr>
              <w:softHyphen/>
            </w:r>
            <w:r w:rsidRPr="000C3AE6">
              <w:rPr>
                <w:rFonts w:ascii="Arial" w:hAnsi="Arial" w:cs="Arial"/>
              </w:rPr>
              <w:t>E1</w:t>
            </w:r>
          </w:p>
          <w:p w14:paraId="1EBA0A71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E0 -&gt; E1</w:t>
            </w:r>
          </w:p>
          <w:p w14:paraId="4B6D34D1" w14:textId="77777777" w:rsidR="00EF5C6C" w:rsidRPr="000C3AE6" w:rsidRDefault="00EF5C6C" w:rsidP="00EF5C6C">
            <w:pPr>
              <w:rPr>
                <w:rFonts w:ascii="Arial" w:hAnsi="Arial" w:cs="Arial"/>
              </w:rPr>
            </w:pPr>
          </w:p>
          <w:p w14:paraId="379013D0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E1 -&gt; E1 OpN1 E2</w:t>
            </w:r>
          </w:p>
          <w:p w14:paraId="2D54DCE5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E1 -&gt; E2</w:t>
            </w:r>
          </w:p>
          <w:p w14:paraId="58F39560" w14:textId="77777777" w:rsidR="00EF5C6C" w:rsidRPr="000C3AE6" w:rsidRDefault="00EF5C6C" w:rsidP="00EF5C6C">
            <w:pPr>
              <w:rPr>
                <w:rFonts w:ascii="Arial" w:hAnsi="Arial" w:cs="Arial"/>
              </w:rPr>
            </w:pPr>
          </w:p>
          <w:p w14:paraId="13B677A4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E2 -&gt; E2 OpN2 E3</w:t>
            </w:r>
          </w:p>
          <w:p w14:paraId="5A189A67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E2 -&gt; E3</w:t>
            </w:r>
          </w:p>
          <w:p w14:paraId="78ED6E54" w14:textId="77777777" w:rsidR="00EF5C6C" w:rsidRPr="000C3AE6" w:rsidRDefault="00EF5C6C" w:rsidP="00EF5C6C">
            <w:pPr>
              <w:rPr>
                <w:rFonts w:ascii="Arial" w:hAnsi="Arial" w:cs="Arial"/>
              </w:rPr>
            </w:pPr>
          </w:p>
          <w:p w14:paraId="47AE87EC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E3 -&gt; E4 OpN3 E4</w:t>
            </w:r>
          </w:p>
          <w:p w14:paraId="0DA148DF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E3 -&gt; E4</w:t>
            </w:r>
          </w:p>
          <w:p w14:paraId="5160181B" w14:textId="77777777" w:rsidR="00EF5C6C" w:rsidRPr="000C3AE6" w:rsidRDefault="00EF5C6C" w:rsidP="00EF5C6C">
            <w:pPr>
              <w:rPr>
                <w:rFonts w:ascii="Arial" w:hAnsi="Arial" w:cs="Arial"/>
              </w:rPr>
            </w:pPr>
          </w:p>
          <w:p w14:paraId="6E89B193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E4 -&gt; </w:t>
            </w:r>
            <w:r w:rsidRPr="000C3AE6">
              <w:rPr>
                <w:rFonts w:ascii="Arial" w:hAnsi="Arial" w:cs="Arial"/>
                <w:b/>
                <w:bCs/>
              </w:rPr>
              <w:t xml:space="preserve">- </w:t>
            </w:r>
            <w:r w:rsidRPr="000C3AE6">
              <w:rPr>
                <w:rFonts w:ascii="Arial" w:hAnsi="Arial" w:cs="Arial"/>
              </w:rPr>
              <w:t>E5</w:t>
            </w:r>
          </w:p>
          <w:p w14:paraId="336E5894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E4 -&gt; </w:t>
            </w:r>
            <w:r w:rsidRPr="000C3AE6">
              <w:rPr>
                <w:rFonts w:ascii="Arial" w:hAnsi="Arial" w:cs="Arial"/>
                <w:b/>
                <w:bCs/>
              </w:rPr>
              <w:t xml:space="preserve">not </w:t>
            </w:r>
            <w:r w:rsidRPr="000C3AE6">
              <w:rPr>
                <w:rFonts w:ascii="Arial" w:hAnsi="Arial" w:cs="Arial"/>
              </w:rPr>
              <w:t>E4</w:t>
            </w:r>
          </w:p>
          <w:p w14:paraId="2B48E921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E4 -&gt; E5</w:t>
            </w:r>
          </w:p>
          <w:p w14:paraId="272455C8" w14:textId="77777777" w:rsidR="00EF5C6C" w:rsidRPr="000C3AE6" w:rsidRDefault="00EF5C6C" w:rsidP="00EF5C6C">
            <w:pPr>
              <w:rPr>
                <w:rFonts w:ascii="Arial" w:hAnsi="Arial" w:cs="Arial"/>
              </w:rPr>
            </w:pPr>
          </w:p>
          <w:p w14:paraId="37FB9560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E5 -&gt; E5 </w:t>
            </w:r>
            <w:r w:rsidRPr="000C3AE6">
              <w:rPr>
                <w:rFonts w:ascii="Arial" w:hAnsi="Arial" w:cs="Arial"/>
                <w:b/>
                <w:bCs/>
              </w:rPr>
              <w:t xml:space="preserve">[ </w:t>
            </w:r>
            <w:r w:rsidRPr="000C3AE6">
              <w:rPr>
                <w:rFonts w:ascii="Arial" w:hAnsi="Arial" w:cs="Arial"/>
              </w:rPr>
              <w:t xml:space="preserve">E0 </w:t>
            </w:r>
            <w:r w:rsidRPr="000C3AE6">
              <w:rPr>
                <w:rFonts w:ascii="Arial" w:hAnsi="Arial" w:cs="Arial"/>
                <w:b/>
                <w:bCs/>
              </w:rPr>
              <w:t>]</w:t>
            </w:r>
          </w:p>
          <w:p w14:paraId="499E54CC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E5 -&gt; E5 </w:t>
            </w:r>
            <w:r w:rsidRPr="000C3AE6">
              <w:rPr>
                <w:rFonts w:ascii="Arial" w:hAnsi="Arial" w:cs="Arial"/>
                <w:b/>
                <w:bCs/>
              </w:rPr>
              <w:t>. identificador</w:t>
            </w:r>
          </w:p>
          <w:p w14:paraId="5A27F68A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E5 -&gt; E5 </w:t>
            </w:r>
            <w:r w:rsidRPr="000C3AE6">
              <w:rPr>
                <w:rFonts w:ascii="Arial" w:hAnsi="Arial" w:cs="Arial"/>
                <w:b/>
                <w:bCs/>
              </w:rPr>
              <w:t>-&gt; identificador</w:t>
            </w:r>
          </w:p>
          <w:p w14:paraId="4A2A0391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E5 -&gt; E6</w:t>
            </w:r>
          </w:p>
          <w:p w14:paraId="48D7C00C" w14:textId="77777777" w:rsidR="00EF5C6C" w:rsidRPr="000C3AE6" w:rsidRDefault="00EF5C6C" w:rsidP="00EF5C6C">
            <w:pPr>
              <w:rPr>
                <w:rFonts w:ascii="Arial" w:hAnsi="Arial" w:cs="Arial"/>
              </w:rPr>
            </w:pPr>
          </w:p>
          <w:p w14:paraId="17EF5531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E6 -&gt; </w:t>
            </w:r>
            <w:r w:rsidRPr="000C3AE6">
              <w:rPr>
                <w:rFonts w:ascii="Arial" w:hAnsi="Arial" w:cs="Arial"/>
                <w:b/>
                <w:bCs/>
              </w:rPr>
              <w:t xml:space="preserve">* </w:t>
            </w:r>
            <w:r w:rsidRPr="000C3AE6">
              <w:rPr>
                <w:rFonts w:ascii="Arial" w:hAnsi="Arial" w:cs="Arial"/>
              </w:rPr>
              <w:t>E6</w:t>
            </w:r>
          </w:p>
          <w:p w14:paraId="53A4018E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E6 -&gt; E7</w:t>
            </w:r>
          </w:p>
          <w:p w14:paraId="55DC8CBC" w14:textId="77777777" w:rsidR="00EF5C6C" w:rsidRPr="000C3AE6" w:rsidRDefault="00EF5C6C" w:rsidP="00EF5C6C">
            <w:pPr>
              <w:rPr>
                <w:rFonts w:ascii="Arial" w:hAnsi="Arial" w:cs="Arial"/>
              </w:rPr>
            </w:pPr>
          </w:p>
          <w:p w14:paraId="090FF492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E7 -&gt; </w:t>
            </w:r>
            <w:r w:rsidRPr="000C3AE6">
              <w:rPr>
                <w:rFonts w:ascii="Arial" w:hAnsi="Arial" w:cs="Arial"/>
                <w:b/>
                <w:bCs/>
              </w:rPr>
              <w:t>identificador</w:t>
            </w:r>
          </w:p>
          <w:p w14:paraId="44264A93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E7 -&gt; </w:t>
            </w:r>
            <w:r w:rsidRPr="000C3AE6">
              <w:rPr>
                <w:rFonts w:ascii="Arial" w:hAnsi="Arial" w:cs="Arial"/>
                <w:b/>
                <w:bCs/>
              </w:rPr>
              <w:t>numEnt</w:t>
            </w:r>
          </w:p>
          <w:p w14:paraId="0C07B276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E7 -&gt; </w:t>
            </w:r>
            <w:r w:rsidRPr="000C3AE6">
              <w:rPr>
                <w:rFonts w:ascii="Arial" w:hAnsi="Arial" w:cs="Arial"/>
                <w:b/>
                <w:bCs/>
              </w:rPr>
              <w:t>numReal</w:t>
            </w:r>
          </w:p>
          <w:p w14:paraId="1E56102B" w14:textId="77777777" w:rsidR="00EF5C6C" w:rsidRPr="000C3AE6" w:rsidRDefault="00EF5C6C" w:rsidP="00EF5C6C">
            <w:pPr>
              <w:tabs>
                <w:tab w:val="left" w:pos="851"/>
              </w:tabs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E7 -&gt; </w:t>
            </w:r>
            <w:r w:rsidRPr="000C3AE6">
              <w:rPr>
                <w:rFonts w:ascii="Arial" w:hAnsi="Arial" w:cs="Arial"/>
                <w:b/>
                <w:bCs/>
              </w:rPr>
              <w:t>true</w:t>
            </w:r>
          </w:p>
          <w:p w14:paraId="66B6F70B" w14:textId="77777777" w:rsidR="00EF5C6C" w:rsidRPr="000C3AE6" w:rsidRDefault="00EF5C6C" w:rsidP="00EF5C6C">
            <w:pPr>
              <w:tabs>
                <w:tab w:val="left" w:pos="851"/>
              </w:tabs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E7 -&gt; </w:t>
            </w:r>
            <w:r w:rsidRPr="000C3AE6">
              <w:rPr>
                <w:rFonts w:ascii="Arial" w:hAnsi="Arial" w:cs="Arial"/>
                <w:b/>
                <w:bCs/>
              </w:rPr>
              <w:t>false</w:t>
            </w:r>
          </w:p>
          <w:p w14:paraId="14304E65" w14:textId="77777777" w:rsidR="00EF5C6C" w:rsidRPr="000C3AE6" w:rsidRDefault="00EF5C6C" w:rsidP="00EF5C6C">
            <w:pPr>
              <w:tabs>
                <w:tab w:val="left" w:pos="851"/>
              </w:tabs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E7 -&gt; </w:t>
            </w:r>
            <w:r w:rsidRPr="000C3AE6">
              <w:rPr>
                <w:rFonts w:ascii="Arial" w:hAnsi="Arial" w:cs="Arial"/>
                <w:b/>
                <w:bCs/>
              </w:rPr>
              <w:t>cadena</w:t>
            </w:r>
          </w:p>
          <w:p w14:paraId="1C3C33AA" w14:textId="77777777" w:rsidR="00EF5C6C" w:rsidRPr="000C3AE6" w:rsidRDefault="00EF5C6C" w:rsidP="00EF5C6C">
            <w:pPr>
              <w:tabs>
                <w:tab w:val="left" w:pos="851"/>
              </w:tabs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E7 -&gt; </w:t>
            </w:r>
            <w:r w:rsidRPr="000C3AE6">
              <w:rPr>
                <w:rFonts w:ascii="Arial" w:hAnsi="Arial" w:cs="Arial"/>
                <w:b/>
                <w:bCs/>
              </w:rPr>
              <w:t>null</w:t>
            </w:r>
          </w:p>
          <w:p w14:paraId="4C96B25C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E7 -&gt; </w:t>
            </w:r>
            <w:r w:rsidRPr="000C3AE6">
              <w:rPr>
                <w:rFonts w:ascii="Arial" w:hAnsi="Arial" w:cs="Arial"/>
                <w:b/>
                <w:bCs/>
              </w:rPr>
              <w:t xml:space="preserve">( </w:t>
            </w:r>
            <w:r w:rsidRPr="000C3AE6">
              <w:rPr>
                <w:rFonts w:ascii="Arial" w:hAnsi="Arial" w:cs="Arial"/>
              </w:rPr>
              <w:t xml:space="preserve">E0 </w:t>
            </w:r>
            <w:r w:rsidRPr="000C3AE6">
              <w:rPr>
                <w:rFonts w:ascii="Arial" w:hAnsi="Arial" w:cs="Arial"/>
                <w:b/>
                <w:bCs/>
              </w:rPr>
              <w:t>)</w:t>
            </w:r>
          </w:p>
          <w:p w14:paraId="4C4556B4" w14:textId="77777777" w:rsidR="00EF5C6C" w:rsidRPr="000C3AE6" w:rsidRDefault="00EF5C6C" w:rsidP="00EF5C6C">
            <w:pPr>
              <w:rPr>
                <w:rFonts w:ascii="Arial" w:hAnsi="Arial" w:cs="Arial"/>
              </w:rPr>
            </w:pPr>
          </w:p>
          <w:p w14:paraId="1B1C04B8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OpN1 -&gt; </w:t>
            </w:r>
            <w:r w:rsidRPr="000C3AE6">
              <w:rPr>
                <w:rFonts w:ascii="Arial" w:hAnsi="Arial" w:cs="Arial"/>
                <w:b/>
                <w:bCs/>
              </w:rPr>
              <w:t>and</w:t>
            </w:r>
          </w:p>
          <w:p w14:paraId="1CEDCBB5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OpN1 -&gt; </w:t>
            </w:r>
            <w:r w:rsidRPr="000C3AE6">
              <w:rPr>
                <w:rFonts w:ascii="Arial" w:hAnsi="Arial" w:cs="Arial"/>
                <w:b/>
                <w:bCs/>
              </w:rPr>
              <w:t>or</w:t>
            </w:r>
          </w:p>
          <w:p w14:paraId="1C0857E5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</w:p>
          <w:p w14:paraId="07209E3F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OpN2 -&gt; </w:t>
            </w:r>
            <w:r w:rsidRPr="000C3AE6">
              <w:rPr>
                <w:rFonts w:ascii="Arial" w:hAnsi="Arial" w:cs="Arial"/>
                <w:b/>
                <w:bCs/>
              </w:rPr>
              <w:t>&lt;</w:t>
            </w:r>
          </w:p>
          <w:p w14:paraId="09639741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OpN2 -&gt; </w:t>
            </w:r>
            <w:r w:rsidRPr="000C3AE6">
              <w:rPr>
                <w:rFonts w:ascii="Arial" w:hAnsi="Arial" w:cs="Arial"/>
                <w:b/>
                <w:bCs/>
              </w:rPr>
              <w:t>&gt;</w:t>
            </w:r>
          </w:p>
          <w:p w14:paraId="4CAE4D36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OpN2 -&gt; </w:t>
            </w:r>
            <w:r w:rsidRPr="000C3AE6">
              <w:rPr>
                <w:rFonts w:ascii="Arial" w:hAnsi="Arial" w:cs="Arial"/>
                <w:b/>
                <w:bCs/>
              </w:rPr>
              <w:t>&lt;=</w:t>
            </w:r>
          </w:p>
          <w:p w14:paraId="55D4FE16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OpN2 -&gt; </w:t>
            </w:r>
            <w:r w:rsidRPr="000C3AE6">
              <w:rPr>
                <w:rFonts w:ascii="Arial" w:hAnsi="Arial" w:cs="Arial"/>
                <w:b/>
                <w:bCs/>
              </w:rPr>
              <w:t>&gt;=</w:t>
            </w:r>
          </w:p>
          <w:p w14:paraId="67247A4A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OpN2 -&gt; </w:t>
            </w:r>
            <w:r w:rsidRPr="000C3AE6">
              <w:rPr>
                <w:rFonts w:ascii="Arial" w:hAnsi="Arial" w:cs="Arial"/>
                <w:b/>
                <w:bCs/>
              </w:rPr>
              <w:t>==</w:t>
            </w:r>
          </w:p>
          <w:p w14:paraId="7D746316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OpN2 -&gt; </w:t>
            </w:r>
            <w:r w:rsidRPr="000C3AE6">
              <w:rPr>
                <w:rFonts w:ascii="Arial" w:hAnsi="Arial" w:cs="Arial"/>
                <w:b/>
                <w:bCs/>
              </w:rPr>
              <w:t>!=</w:t>
            </w:r>
          </w:p>
          <w:p w14:paraId="750A4D02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</w:p>
          <w:p w14:paraId="2739360C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OpN3 -&gt; </w:t>
            </w:r>
            <w:r w:rsidRPr="000C3AE6">
              <w:rPr>
                <w:rFonts w:ascii="Arial" w:hAnsi="Arial" w:cs="Arial"/>
                <w:b/>
                <w:bCs/>
              </w:rPr>
              <w:t>*</w:t>
            </w:r>
          </w:p>
          <w:p w14:paraId="58DB28A0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OpN3 -&gt; </w:t>
            </w:r>
            <w:r w:rsidRPr="000C3AE6">
              <w:rPr>
                <w:rFonts w:ascii="Arial" w:hAnsi="Arial" w:cs="Arial"/>
                <w:b/>
                <w:bCs/>
              </w:rPr>
              <w:t>/</w:t>
            </w:r>
          </w:p>
          <w:p w14:paraId="0A251CAF" w14:textId="6AB259CA" w:rsidR="00143C11" w:rsidRPr="000C3AE6" w:rsidRDefault="00EF5C6C" w:rsidP="00EF5C6C">
            <w:pPr>
              <w:spacing w:line="0" w:lineRule="atLeast"/>
              <w:jc w:val="both"/>
              <w:rPr>
                <w:rFonts w:ascii="Arial" w:hAnsi="Arial" w:cs="Arial"/>
                <w:b/>
                <w:bCs/>
                <w:color w:val="F79646" w:themeColor="accent6"/>
              </w:rPr>
            </w:pPr>
            <w:r w:rsidRPr="000C3AE6">
              <w:rPr>
                <w:rFonts w:ascii="Arial" w:hAnsi="Arial" w:cs="Arial"/>
              </w:rPr>
              <w:t xml:space="preserve">OpN3 -&gt; </w:t>
            </w:r>
            <w:r w:rsidRPr="000C3AE6">
              <w:rPr>
                <w:rFonts w:ascii="Arial" w:hAnsi="Arial" w:cs="Arial"/>
                <w:b/>
                <w:bCs/>
              </w:rPr>
              <w:t>%</w:t>
            </w:r>
          </w:p>
        </w:tc>
        <w:tc>
          <w:tcPr>
            <w:tcW w:w="2834" w:type="pct"/>
            <w:shd w:val="clear" w:color="auto" w:fill="F2F2F2" w:themeFill="background1" w:themeFillShade="F2"/>
          </w:tcPr>
          <w:p w14:paraId="20F5943F" w14:textId="31A787D5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lastRenderedPageBreak/>
              <w:t>programa_sin_decs: LIns -&gt; Programa</w:t>
            </w:r>
          </w:p>
          <w:p w14:paraId="0844FC39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programa_con_decs: LDecs x LIns -&gt; Programa</w:t>
            </w:r>
          </w:p>
          <w:p w14:paraId="598CC72F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</w:p>
          <w:p w14:paraId="08C243EC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decs_1: Dec -&gt; LDecs</w:t>
            </w:r>
          </w:p>
          <w:p w14:paraId="1FB47327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decs_muchas: LDecs x Dec -&gt; LDecs</w:t>
            </w:r>
          </w:p>
          <w:p w14:paraId="68B25E68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</w:p>
          <w:p w14:paraId="1DDCA150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dec_var: Tipo x string -&gt; Dec</w:t>
            </w:r>
          </w:p>
          <w:p w14:paraId="34253243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dec_type: Tipo x string -&gt; Dec</w:t>
            </w:r>
          </w:p>
          <w:p w14:paraId="1205F0A9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</w:p>
          <w:p w14:paraId="08EE3F57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dec_proc_sin_pf: string x Bloque -&gt; Dec</w:t>
            </w:r>
          </w:p>
          <w:p w14:paraId="3700AC12" w14:textId="336978E9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dec_proc_con_pf: string x </w:t>
            </w:r>
            <w:r w:rsidR="008E7C7D" w:rsidRPr="000C3AE6">
              <w:rPr>
                <w:rFonts w:ascii="Arial" w:hAnsi="Arial" w:cs="Arial"/>
              </w:rPr>
              <w:t>LParams</w:t>
            </w:r>
            <w:r w:rsidRPr="000C3AE6">
              <w:rPr>
                <w:rFonts w:ascii="Arial" w:hAnsi="Arial" w:cs="Arial"/>
              </w:rPr>
              <w:t xml:space="preserve"> x Bloque -&gt; Dec</w:t>
            </w:r>
          </w:p>
          <w:p w14:paraId="2FD6029C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</w:p>
          <w:p w14:paraId="402EECDE" w14:textId="4336C7AF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bloque_</w:t>
            </w:r>
            <w:del w:id="4" w:author="Borja Aday Guadalupe Luis" w:date="2021-05-19T20:12:00Z">
              <w:r w:rsidRPr="000C3AE6" w:rsidDel="00FF09A2">
                <w:rPr>
                  <w:rFonts w:ascii="Arial" w:hAnsi="Arial" w:cs="Arial"/>
                </w:rPr>
                <w:delText>vacio</w:delText>
              </w:r>
            </w:del>
            <w:ins w:id="5" w:author="Borja Aday Guadalupe Luis" w:date="2021-05-19T20:12:00Z">
              <w:r w:rsidR="00FF09A2" w:rsidRPr="000C3AE6">
                <w:rPr>
                  <w:rFonts w:ascii="Arial" w:hAnsi="Arial" w:cs="Arial"/>
                </w:rPr>
                <w:t>sin_programa</w:t>
              </w:r>
            </w:ins>
            <w:r w:rsidRPr="000C3AE6">
              <w:rPr>
                <w:rFonts w:ascii="Arial" w:hAnsi="Arial" w:cs="Arial"/>
              </w:rPr>
              <w:t>: -&gt; Bloque</w:t>
            </w:r>
          </w:p>
          <w:p w14:paraId="6341E473" w14:textId="3E932D5E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bloque_</w:t>
            </w:r>
            <w:del w:id="6" w:author="Borja Aday Guadalupe Luis" w:date="2021-05-19T20:12:00Z">
              <w:r w:rsidRPr="000C3AE6" w:rsidDel="00FF09A2">
                <w:rPr>
                  <w:rFonts w:ascii="Arial" w:hAnsi="Arial" w:cs="Arial"/>
                </w:rPr>
                <w:delText>no</w:delText>
              </w:r>
            </w:del>
            <w:ins w:id="7" w:author="Borja Aday Guadalupe Luis" w:date="2021-05-19T20:12:00Z">
              <w:r w:rsidR="00FF09A2" w:rsidRPr="000C3AE6">
                <w:rPr>
                  <w:rFonts w:ascii="Arial" w:hAnsi="Arial" w:cs="Arial"/>
                </w:rPr>
                <w:t>con</w:t>
              </w:r>
            </w:ins>
            <w:r w:rsidRPr="000C3AE6">
              <w:rPr>
                <w:rFonts w:ascii="Arial" w:hAnsi="Arial" w:cs="Arial"/>
              </w:rPr>
              <w:t>_</w:t>
            </w:r>
            <w:del w:id="8" w:author="Borja Aday Guadalupe Luis" w:date="2021-05-19T20:12:00Z">
              <w:r w:rsidRPr="000C3AE6" w:rsidDel="00FF09A2">
                <w:rPr>
                  <w:rFonts w:ascii="Arial" w:hAnsi="Arial" w:cs="Arial"/>
                </w:rPr>
                <w:delText>vacio</w:delText>
              </w:r>
            </w:del>
            <w:ins w:id="9" w:author="Borja Aday Guadalupe Luis" w:date="2021-05-19T20:12:00Z">
              <w:r w:rsidR="00FF09A2" w:rsidRPr="000C3AE6">
                <w:rPr>
                  <w:rFonts w:ascii="Arial" w:hAnsi="Arial" w:cs="Arial"/>
                </w:rPr>
                <w:t>programa</w:t>
              </w:r>
            </w:ins>
            <w:r w:rsidRPr="000C3AE6">
              <w:rPr>
                <w:rFonts w:ascii="Arial" w:hAnsi="Arial" w:cs="Arial"/>
              </w:rPr>
              <w:t>: Programa -&gt; Bloque</w:t>
            </w:r>
          </w:p>
          <w:p w14:paraId="71E60DE1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</w:p>
          <w:p w14:paraId="21AF657B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param_con_referencia: Tipo x Referencia x string -&gt; Param</w:t>
            </w:r>
          </w:p>
          <w:p w14:paraId="60D4D328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param_sin_referencia: Tipo x string -&gt; Param</w:t>
            </w:r>
          </w:p>
          <w:p w14:paraId="5FB59D91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</w:p>
          <w:p w14:paraId="556A9D10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referencia: -&gt; Referencia</w:t>
            </w:r>
          </w:p>
          <w:p w14:paraId="76186366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</w:p>
          <w:p w14:paraId="20AA322C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lparams_1: Param -&gt; Lparams</w:t>
            </w:r>
          </w:p>
          <w:p w14:paraId="3C538E0A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lparams_muchos: Lparams  x Param -&gt; LParams</w:t>
            </w:r>
          </w:p>
          <w:p w14:paraId="6C7CD71E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</w:p>
          <w:p w14:paraId="0C5590AA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tipo_int: -&gt; Tipo</w:t>
            </w:r>
          </w:p>
          <w:p w14:paraId="499B797D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tipo_real: -&gt; Tipo</w:t>
            </w:r>
          </w:p>
          <w:p w14:paraId="6C907EEF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tipo_bool: -&gt; Tipo</w:t>
            </w:r>
          </w:p>
          <w:p w14:paraId="7E627E72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tipo_string: -&gt; Tipo</w:t>
            </w:r>
          </w:p>
          <w:p w14:paraId="2399E3B6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tipo_id: string -&gt; Tipo</w:t>
            </w:r>
          </w:p>
          <w:p w14:paraId="61C1802D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tipo_array: -&gt; string x Tipo -&gt; Tipo</w:t>
            </w:r>
          </w:p>
          <w:p w14:paraId="575F2DFD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tipo_pointer: Tipo -&gt; Tipo</w:t>
            </w:r>
          </w:p>
          <w:p w14:paraId="79743579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tipo_record: LCampos -&gt; Tipo</w:t>
            </w:r>
          </w:p>
          <w:p w14:paraId="7A3458BE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</w:p>
          <w:p w14:paraId="453D5F8B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campo: Tipo x string -&gt; Campo</w:t>
            </w:r>
          </w:p>
          <w:p w14:paraId="5E872E56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</w:p>
          <w:p w14:paraId="03098717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lcampos_1: Campo -&gt; Lcampos</w:t>
            </w:r>
          </w:p>
          <w:p w14:paraId="1F903BC6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lcampos_muchos: LCampos x Campo -&gt; LCampos</w:t>
            </w:r>
          </w:p>
          <w:p w14:paraId="7B51DA2B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</w:p>
          <w:p w14:paraId="0E2BA028" w14:textId="3525B013" w:rsidR="00EF5C6C" w:rsidRPr="000C3AE6" w:rsidRDefault="00DC4DC8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l</w:t>
            </w:r>
            <w:r w:rsidR="00EF5C6C" w:rsidRPr="000C3AE6">
              <w:rPr>
                <w:rFonts w:ascii="Arial" w:hAnsi="Arial" w:cs="Arial"/>
              </w:rPr>
              <w:t>ins_1: Ins -&gt; LIns</w:t>
            </w:r>
          </w:p>
          <w:p w14:paraId="3AABCDD0" w14:textId="01E0AC1D" w:rsidR="00EF5C6C" w:rsidRPr="000C3AE6" w:rsidRDefault="00DC4DC8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l</w:t>
            </w:r>
            <w:r w:rsidR="00EF5C6C" w:rsidRPr="000C3AE6">
              <w:rPr>
                <w:rFonts w:ascii="Arial" w:hAnsi="Arial" w:cs="Arial"/>
              </w:rPr>
              <w:t>ins_muchas: LIns x Ins -&gt; LIns</w:t>
            </w:r>
          </w:p>
          <w:p w14:paraId="6C036FA3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</w:p>
          <w:p w14:paraId="5ADEC091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ins_asignacion: Exp x Exp -&gt; Ins</w:t>
            </w:r>
          </w:p>
          <w:p w14:paraId="2E8E5A5C" w14:textId="77777777" w:rsidR="00EF5C6C" w:rsidRPr="000C3AE6" w:rsidRDefault="00EF5C6C" w:rsidP="00EF5C6C">
            <w:pPr>
              <w:ind w:left="720" w:hanging="720"/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ins_read: Exp -&gt; Ins</w:t>
            </w:r>
          </w:p>
          <w:p w14:paraId="262D538A" w14:textId="77777777" w:rsidR="00EF5C6C" w:rsidRPr="000C3AE6" w:rsidRDefault="00EF5C6C" w:rsidP="00EF5C6C">
            <w:pPr>
              <w:ind w:left="720" w:hanging="720"/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ins_write: Exp -&gt; Ins</w:t>
            </w:r>
          </w:p>
          <w:p w14:paraId="33EA9FFD" w14:textId="77777777" w:rsidR="00EF5C6C" w:rsidRPr="000C3AE6" w:rsidRDefault="00EF5C6C" w:rsidP="00EF5C6C">
            <w:pPr>
              <w:ind w:left="720" w:hanging="720"/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ins_nl: -&gt; Ins</w:t>
            </w:r>
          </w:p>
          <w:p w14:paraId="4B0871FE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ins_new: Exp -&gt; Ins</w:t>
            </w:r>
          </w:p>
          <w:p w14:paraId="1E0A093F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ins_delete: Exp -&gt; Ins</w:t>
            </w:r>
          </w:p>
          <w:p w14:paraId="021185EA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ins_bloque: Bloque -&gt; Ins</w:t>
            </w:r>
          </w:p>
          <w:p w14:paraId="754B152E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</w:p>
          <w:p w14:paraId="5C78883D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ins_call_con_params: string x LParamsReales -&gt; Ins</w:t>
            </w:r>
          </w:p>
          <w:p w14:paraId="170F66C0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ins_call_sin_params: string -&gt; Ins</w:t>
            </w:r>
          </w:p>
          <w:p w14:paraId="44E59E61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</w:p>
          <w:p w14:paraId="37F9C5C8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preales_1: Exp -&gt; LParamsReales</w:t>
            </w:r>
          </w:p>
          <w:p w14:paraId="04255BA2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preales_muc: -&gt; LparamsReales x Exp -&gt; LParamsReales</w:t>
            </w:r>
          </w:p>
          <w:p w14:paraId="2838FE64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</w:p>
          <w:p w14:paraId="2D840012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</w:p>
          <w:p w14:paraId="3C037FCA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</w:p>
          <w:p w14:paraId="6D4A4CA2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</w:p>
          <w:p w14:paraId="566AE467" w14:textId="4068E713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lastRenderedPageBreak/>
              <w:t>ins_if_con_ins: Exp x L</w:t>
            </w:r>
            <w:r w:rsidR="00634BDE" w:rsidRPr="000C3AE6">
              <w:rPr>
                <w:rFonts w:ascii="Arial" w:hAnsi="Arial" w:cs="Arial"/>
              </w:rPr>
              <w:t>I</w:t>
            </w:r>
            <w:r w:rsidRPr="000C3AE6">
              <w:rPr>
                <w:rFonts w:ascii="Arial" w:hAnsi="Arial" w:cs="Arial"/>
              </w:rPr>
              <w:t>nsV -&gt; Ins</w:t>
            </w:r>
          </w:p>
          <w:p w14:paraId="5DC91F81" w14:textId="5F7097EA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ins_if_sin_ins: Exp -&gt; Ins</w:t>
            </w:r>
          </w:p>
          <w:p w14:paraId="7D80D953" w14:textId="77777777" w:rsidR="005475B1" w:rsidRPr="000C3AE6" w:rsidRDefault="005475B1" w:rsidP="00EF5C6C">
            <w:pPr>
              <w:jc w:val="both"/>
              <w:rPr>
                <w:rFonts w:ascii="Arial" w:hAnsi="Arial" w:cs="Arial"/>
              </w:rPr>
            </w:pPr>
          </w:p>
          <w:p w14:paraId="07CA7AC6" w14:textId="271FA9AD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ins_if_else_con_ins: Exp x </w:t>
            </w:r>
            <w:r w:rsidR="00634BDE" w:rsidRPr="000C3AE6">
              <w:rPr>
                <w:rFonts w:ascii="Arial" w:hAnsi="Arial" w:cs="Arial"/>
              </w:rPr>
              <w:t xml:space="preserve">LInsV </w:t>
            </w:r>
            <w:r w:rsidRPr="000C3AE6">
              <w:rPr>
                <w:rFonts w:ascii="Arial" w:hAnsi="Arial" w:cs="Arial"/>
              </w:rPr>
              <w:t>x LinsV -&gt; Exp</w:t>
            </w:r>
          </w:p>
          <w:p w14:paraId="7DD4A869" w14:textId="67B7D6D1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ins_if_else_insarg0: Exp x </w:t>
            </w:r>
            <w:r w:rsidR="00634BDE" w:rsidRPr="000C3AE6">
              <w:rPr>
                <w:rFonts w:ascii="Arial" w:hAnsi="Arial" w:cs="Arial"/>
              </w:rPr>
              <w:t xml:space="preserve">LInsV </w:t>
            </w:r>
            <w:r w:rsidRPr="000C3AE6">
              <w:rPr>
                <w:rFonts w:ascii="Arial" w:hAnsi="Arial" w:cs="Arial"/>
              </w:rPr>
              <w:t>-&gt; Exp</w:t>
            </w:r>
          </w:p>
          <w:p w14:paraId="624DC3F8" w14:textId="5BC18C4E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ins_if_else_insarg1: Exp x </w:t>
            </w:r>
            <w:r w:rsidR="00634BDE" w:rsidRPr="000C3AE6">
              <w:rPr>
                <w:rFonts w:ascii="Arial" w:hAnsi="Arial" w:cs="Arial"/>
              </w:rPr>
              <w:t xml:space="preserve">LInsV </w:t>
            </w:r>
            <w:r w:rsidRPr="000C3AE6">
              <w:rPr>
                <w:rFonts w:ascii="Arial" w:hAnsi="Arial" w:cs="Arial"/>
              </w:rPr>
              <w:t>-&gt; Exp</w:t>
            </w:r>
          </w:p>
          <w:p w14:paraId="5C63FCCD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ins_if_else_sin_ins: Exp -&gt; Ins</w:t>
            </w:r>
          </w:p>
          <w:p w14:paraId="02E61A0B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</w:p>
          <w:p w14:paraId="5081DC1B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ins_while_con_ins: Exp x LinsV -&gt; Ins</w:t>
            </w:r>
          </w:p>
          <w:p w14:paraId="20E5D5EC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ins_while_sin_ins: Exp -&gt; Ins</w:t>
            </w:r>
          </w:p>
          <w:p w14:paraId="2C4C8E9C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</w:p>
          <w:p w14:paraId="1007C247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</w:p>
          <w:p w14:paraId="14B4DBD6" w14:textId="4E0562FE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linsv_1: Ins -&gt; </w:t>
            </w:r>
            <w:r w:rsidR="00634BDE" w:rsidRPr="000C3AE6">
              <w:rPr>
                <w:rFonts w:ascii="Arial" w:hAnsi="Arial" w:cs="Arial"/>
              </w:rPr>
              <w:t>LInsV</w:t>
            </w:r>
          </w:p>
          <w:p w14:paraId="79626380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linsv_muchas: LInsV x Ins -&gt; LInsV</w:t>
            </w:r>
          </w:p>
          <w:p w14:paraId="4E901FA2" w14:textId="77777777" w:rsidR="00EF5C6C" w:rsidRPr="000C3AE6" w:rsidRDefault="00EF5C6C" w:rsidP="00EF5C6C">
            <w:pPr>
              <w:ind w:left="720" w:hanging="720"/>
              <w:jc w:val="both"/>
              <w:rPr>
                <w:rFonts w:ascii="Arial" w:hAnsi="Arial" w:cs="Arial"/>
              </w:rPr>
            </w:pPr>
          </w:p>
          <w:p w14:paraId="0A1A66B1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suma: Exp x Exp -&gt; Exp</w:t>
            </w:r>
          </w:p>
          <w:p w14:paraId="31E249CD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resta: Exp x Exp -&gt; Exp</w:t>
            </w:r>
          </w:p>
          <w:p w14:paraId="51360B79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and: Exp x Exp -&gt; Exp</w:t>
            </w:r>
          </w:p>
          <w:p w14:paraId="2162FE2C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or: Exp x Exp -&gt; Exp</w:t>
            </w:r>
          </w:p>
          <w:p w14:paraId="6DBD8FF6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menor: Exp x Exp -&gt; Exp</w:t>
            </w:r>
          </w:p>
          <w:p w14:paraId="1C48B021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mayor: Exp x Exp -&gt; Exp</w:t>
            </w:r>
          </w:p>
          <w:p w14:paraId="2B999ADC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menor_igual: Exp x Exp -&gt; Exp</w:t>
            </w:r>
          </w:p>
          <w:p w14:paraId="3ED6BE97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mayor_igual: Exp x Exp -&gt; Exp</w:t>
            </w:r>
          </w:p>
          <w:p w14:paraId="4F5A8A6F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igualdad: Exp x Exp -&gt; Exp</w:t>
            </w:r>
          </w:p>
          <w:p w14:paraId="5F7DAD86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distinto: Exp x Exp -&gt; Exp</w:t>
            </w:r>
          </w:p>
          <w:p w14:paraId="7376C86A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mul: Exp x Exp -&gt; Exp</w:t>
            </w:r>
          </w:p>
          <w:p w14:paraId="2EF38970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div: Exp x Exp -&gt; Exp</w:t>
            </w:r>
          </w:p>
          <w:p w14:paraId="4FEC5C23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mod: Exp x Exp -&gt; Exp</w:t>
            </w:r>
          </w:p>
          <w:p w14:paraId="39978B60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menos: Exp -&gt; Exp</w:t>
            </w:r>
          </w:p>
          <w:p w14:paraId="05CAA17E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not: Exp -&gt; Exp</w:t>
            </w:r>
          </w:p>
          <w:p w14:paraId="6ADC44D3" w14:textId="36DE6AA0" w:rsidR="00EF5C6C" w:rsidRPr="000C3AE6" w:rsidRDefault="00EF5C6C" w:rsidP="00AE6953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index: Exp x Exp -&gt; Exp</w:t>
            </w:r>
          </w:p>
          <w:p w14:paraId="1A42F2D6" w14:textId="11705739" w:rsidR="00AE6953" w:rsidRPr="000C3AE6" w:rsidRDefault="00AE6953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access_reg_flecha: Exp x string -&gt; Exp</w:t>
            </w:r>
          </w:p>
          <w:p w14:paraId="0E2A1313" w14:textId="365D988E" w:rsidR="00AE6953" w:rsidRPr="000C3AE6" w:rsidRDefault="00AE6953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access_reg_punto: Exp x string -&gt; Exp</w:t>
            </w:r>
          </w:p>
          <w:p w14:paraId="1F493735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indireccion: Exp -&gt; Exp</w:t>
            </w:r>
          </w:p>
          <w:p w14:paraId="56D7BD1A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</w:p>
          <w:p w14:paraId="2D7E67E9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</w:p>
          <w:p w14:paraId="65652AD6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identificador: string -&gt; Exp</w:t>
            </w:r>
          </w:p>
          <w:p w14:paraId="752941BC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numEnt: string -&gt; Exp</w:t>
            </w:r>
          </w:p>
          <w:p w14:paraId="4ACBBC03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numReal: string -&gt; Exp</w:t>
            </w:r>
          </w:p>
          <w:p w14:paraId="04F89C88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cadena: string -&gt; Exp</w:t>
            </w:r>
          </w:p>
          <w:p w14:paraId="5099ADED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true: -&gt; Exp</w:t>
            </w:r>
          </w:p>
          <w:p w14:paraId="32B2307E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false: -&gt; Exp</w:t>
            </w:r>
          </w:p>
          <w:p w14:paraId="5704ACBA" w14:textId="78FB31FA" w:rsidR="004044F0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null: -&gt; Exp</w:t>
            </w:r>
          </w:p>
        </w:tc>
      </w:tr>
    </w:tbl>
    <w:p w14:paraId="767428CD" w14:textId="56758696" w:rsidR="00D31144" w:rsidRDefault="00D31144" w:rsidP="008B0B40"/>
    <w:p w14:paraId="75B909BF" w14:textId="77777777" w:rsidR="008B0B40" w:rsidRDefault="008B0B40" w:rsidP="008B0B40"/>
    <w:p w14:paraId="182FFC07" w14:textId="2F923B3C" w:rsidR="00143C11" w:rsidRPr="00D31144" w:rsidRDefault="00A1048B" w:rsidP="00920D36">
      <w:pPr>
        <w:pStyle w:val="Ttulo1"/>
        <w:numPr>
          <w:ilvl w:val="0"/>
          <w:numId w:val="3"/>
        </w:numPr>
      </w:pPr>
      <w:bookmarkStart w:id="10" w:name="_Toc72434158"/>
      <w:r w:rsidRPr="00D31144">
        <w:lastRenderedPageBreak/>
        <w:t>Constructor de árboles de sintaxis abstracta (ASTs)</w:t>
      </w:r>
      <w:r w:rsidR="00143C11" w:rsidRPr="00D31144">
        <w:t>.</w:t>
      </w:r>
      <w:bookmarkEnd w:id="10"/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0459"/>
      </w:tblGrid>
      <w:tr w:rsidR="00903834" w:rsidRPr="00143C11" w14:paraId="317769B3" w14:textId="77777777" w:rsidTr="00903834">
        <w:tc>
          <w:tcPr>
            <w:tcW w:w="5000" w:type="pct"/>
            <w:shd w:val="clear" w:color="auto" w:fill="F2DBDB" w:themeFill="accent2" w:themeFillTint="33"/>
          </w:tcPr>
          <w:p w14:paraId="7D72E0E0" w14:textId="77777777" w:rsidR="00903834" w:rsidRDefault="00903834" w:rsidP="005E4252">
            <w:pPr>
              <w:spacing w:line="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03834">
              <w:rPr>
                <w:rFonts w:ascii="Arial" w:hAnsi="Arial" w:cs="Arial"/>
                <w:b/>
                <w:bCs/>
                <w:sz w:val="20"/>
                <w:szCs w:val="20"/>
              </w:rPr>
              <w:t>Constructor de árboles de sintaxis abstracta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.</w:t>
            </w:r>
          </w:p>
          <w:p w14:paraId="25CFD6FD" w14:textId="454ADDA0" w:rsidR="00903834" w:rsidRPr="00903834" w:rsidRDefault="00903834" w:rsidP="005E4252">
            <w:pPr>
              <w:spacing w:line="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Gramática S-Atribuida</w:t>
            </w:r>
          </w:p>
        </w:tc>
      </w:tr>
      <w:tr w:rsidR="00903834" w:rsidRPr="00BF3EB9" w14:paraId="446475A4" w14:textId="77777777" w:rsidTr="00903834">
        <w:tc>
          <w:tcPr>
            <w:tcW w:w="5000" w:type="pct"/>
            <w:shd w:val="clear" w:color="auto" w:fill="F2F2F2" w:themeFill="background1" w:themeFillShade="F2"/>
          </w:tcPr>
          <w:p w14:paraId="64F7B9A2" w14:textId="38E42799" w:rsidR="008B0B40" w:rsidRPr="000C3AE6" w:rsidRDefault="008B0B40" w:rsidP="008B0B40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Programa -&gt; LDecs </w:t>
            </w:r>
            <w:r w:rsidRPr="000C3AE6">
              <w:rPr>
                <w:rFonts w:ascii="Arial" w:hAnsi="Arial" w:cs="Arial"/>
                <w:b/>
                <w:bCs/>
              </w:rPr>
              <w:t xml:space="preserve">&amp;&amp; </w:t>
            </w:r>
            <w:r w:rsidRPr="000C3AE6">
              <w:rPr>
                <w:rFonts w:ascii="Arial" w:hAnsi="Arial" w:cs="Arial"/>
              </w:rPr>
              <w:t>LIns</w:t>
            </w:r>
          </w:p>
          <w:p w14:paraId="23CFDF9E" w14:textId="59FCEE13" w:rsidR="008B0B40" w:rsidRPr="000C3AE6" w:rsidRDefault="008B0B40" w:rsidP="008B0B40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   Programa.a = programa_con_decs(LDecs.a, LIns.a)</w:t>
            </w:r>
          </w:p>
          <w:p w14:paraId="0E997936" w14:textId="77777777" w:rsidR="008B0B40" w:rsidRPr="000C3AE6" w:rsidRDefault="008B0B40" w:rsidP="008B0B40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Programa -&gt; LIns</w:t>
            </w:r>
          </w:p>
          <w:p w14:paraId="30CBBBAC" w14:textId="30E26E09" w:rsidR="008B0B40" w:rsidRPr="000C3AE6" w:rsidRDefault="008B0B40" w:rsidP="008B0B40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   Programa.a = programa_sin_decs(LIns.a)</w:t>
            </w:r>
          </w:p>
          <w:p w14:paraId="79A41A6B" w14:textId="77777777" w:rsidR="008B0B40" w:rsidRPr="000C3AE6" w:rsidRDefault="008B0B40" w:rsidP="008B0B40">
            <w:pPr>
              <w:rPr>
                <w:rFonts w:ascii="Arial" w:hAnsi="Arial" w:cs="Arial"/>
              </w:rPr>
            </w:pPr>
          </w:p>
          <w:p w14:paraId="12EB9206" w14:textId="27968232" w:rsidR="008B0B40" w:rsidRPr="000C3AE6" w:rsidRDefault="008B0B40" w:rsidP="008B0B40">
            <w:pPr>
              <w:rPr>
                <w:rFonts w:ascii="Arial" w:hAnsi="Arial" w:cs="Arial"/>
                <w:highlight w:val="yellow"/>
              </w:rPr>
            </w:pPr>
            <w:r w:rsidRPr="000C3AE6">
              <w:rPr>
                <w:rFonts w:ascii="Arial" w:hAnsi="Arial" w:cs="Arial"/>
                <w:highlight w:val="yellow"/>
              </w:rPr>
              <w:t xml:space="preserve">LDecs -&gt; LDecs </w:t>
            </w:r>
            <w:r w:rsidRPr="000C3AE6">
              <w:rPr>
                <w:rFonts w:ascii="Arial" w:hAnsi="Arial" w:cs="Arial"/>
                <w:b/>
                <w:bCs/>
                <w:highlight w:val="yellow"/>
              </w:rPr>
              <w:t xml:space="preserve">; </w:t>
            </w:r>
            <w:r w:rsidRPr="000C3AE6">
              <w:rPr>
                <w:rFonts w:ascii="Arial" w:hAnsi="Arial" w:cs="Arial"/>
                <w:highlight w:val="yellow"/>
              </w:rPr>
              <w:t>Dec</w:t>
            </w:r>
          </w:p>
          <w:p w14:paraId="540D6D70" w14:textId="02BF93C2" w:rsidR="008B0B40" w:rsidRPr="000C3AE6" w:rsidRDefault="008B0B40" w:rsidP="008B0B40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  <w:r w:rsidRPr="000C3AE6">
              <w:rPr>
                <w:rFonts w:ascii="Arial" w:hAnsi="Arial" w:cs="Arial"/>
                <w:highlight w:val="yellow"/>
              </w:rPr>
              <w:t xml:space="preserve">   </w:t>
            </w:r>
            <w:r w:rsidRPr="000C3AE6">
              <w:rPr>
                <w:rFonts w:ascii="Arial" w:hAnsi="Arial" w:cs="Arial"/>
                <w:highlight w:val="yellow"/>
                <w:lang w:val="es"/>
              </w:rPr>
              <w:t>LDecs</w:t>
            </w:r>
            <w:r w:rsidRPr="000C3AE6">
              <w:rPr>
                <w:rFonts w:ascii="Arial" w:hAnsi="Arial" w:cs="Arial"/>
                <w:highlight w:val="yellow"/>
                <w:vertAlign w:val="subscript"/>
                <w:lang w:val="es"/>
              </w:rPr>
              <w:t>0</w:t>
            </w:r>
            <w:r w:rsidRPr="000C3AE6">
              <w:rPr>
                <w:rFonts w:ascii="Arial" w:hAnsi="Arial" w:cs="Arial"/>
                <w:highlight w:val="yellow"/>
                <w:lang w:val="es"/>
              </w:rPr>
              <w:t>.a = decs_muchas(LDecs</w:t>
            </w:r>
            <w:r w:rsidRPr="000C3AE6">
              <w:rPr>
                <w:rFonts w:ascii="Arial" w:hAnsi="Arial" w:cs="Arial"/>
                <w:highlight w:val="yellow"/>
                <w:vertAlign w:val="subscript"/>
                <w:lang w:val="es"/>
              </w:rPr>
              <w:t>1</w:t>
            </w:r>
            <w:r w:rsidRPr="000C3AE6">
              <w:rPr>
                <w:rFonts w:ascii="Arial" w:hAnsi="Arial" w:cs="Arial"/>
                <w:highlight w:val="yellow"/>
                <w:lang w:val="es"/>
              </w:rPr>
              <w:t>.a, Dec.a)</w:t>
            </w:r>
          </w:p>
          <w:p w14:paraId="724DB02A" w14:textId="72DACF4F" w:rsidR="008B0B40" w:rsidRPr="000C3AE6" w:rsidRDefault="008B0B40" w:rsidP="008B0B40">
            <w:pPr>
              <w:rPr>
                <w:rFonts w:ascii="Arial" w:hAnsi="Arial" w:cs="Arial"/>
                <w:highlight w:val="yellow"/>
              </w:rPr>
            </w:pPr>
            <w:r w:rsidRPr="000C3AE6">
              <w:rPr>
                <w:rFonts w:ascii="Arial" w:hAnsi="Arial" w:cs="Arial"/>
                <w:highlight w:val="yellow"/>
              </w:rPr>
              <w:t>LDecs -&gt; Dec</w:t>
            </w:r>
          </w:p>
          <w:p w14:paraId="4F500EC3" w14:textId="323B0E8C" w:rsidR="008B0B40" w:rsidRPr="000C3AE6" w:rsidRDefault="008B0B40" w:rsidP="008B0B40">
            <w:pPr>
              <w:rPr>
                <w:rFonts w:ascii="Arial" w:hAnsi="Arial" w:cs="Arial"/>
                <w:highlight w:val="yellow"/>
              </w:rPr>
            </w:pPr>
            <w:r w:rsidRPr="000C3AE6">
              <w:rPr>
                <w:rFonts w:ascii="Arial" w:hAnsi="Arial" w:cs="Arial"/>
                <w:highlight w:val="yellow"/>
              </w:rPr>
              <w:t xml:space="preserve">      </w:t>
            </w:r>
            <w:r w:rsidRPr="000C3AE6">
              <w:rPr>
                <w:rFonts w:ascii="Arial" w:hAnsi="Arial" w:cs="Arial"/>
                <w:highlight w:val="yellow"/>
                <w:lang w:val="es"/>
              </w:rPr>
              <w:t>LDecs.a = decs_1(Dec.a)</w:t>
            </w:r>
          </w:p>
          <w:p w14:paraId="296C401B" w14:textId="1EA9F0FF" w:rsidR="008B0B40" w:rsidRPr="000C3AE6" w:rsidRDefault="008B0B40" w:rsidP="008B0B40">
            <w:pPr>
              <w:rPr>
                <w:rFonts w:ascii="Arial" w:hAnsi="Arial" w:cs="Arial"/>
                <w:highlight w:val="yellow"/>
              </w:rPr>
            </w:pPr>
            <w:r w:rsidRPr="000C3AE6">
              <w:rPr>
                <w:rFonts w:ascii="Arial" w:hAnsi="Arial" w:cs="Arial"/>
                <w:highlight w:val="yellow"/>
              </w:rPr>
              <w:t>LDecs -&gt; ε</w:t>
            </w:r>
          </w:p>
          <w:p w14:paraId="788F1BD5" w14:textId="31CAE30D" w:rsidR="008B0B40" w:rsidRPr="000C3AE6" w:rsidRDefault="008B0B40" w:rsidP="008B0B40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  <w:highlight w:val="yellow"/>
              </w:rPr>
              <w:t xml:space="preserve">   LDecs.a = </w:t>
            </w:r>
            <w:r w:rsidRPr="000C3AE6">
              <w:rPr>
                <w:rFonts w:ascii="Arial" w:hAnsi="Arial" w:cs="Arial"/>
                <w:b/>
                <w:bCs/>
                <w:highlight w:val="yellow"/>
              </w:rPr>
              <w:t>null</w:t>
            </w:r>
          </w:p>
          <w:p w14:paraId="64693F0C" w14:textId="77777777" w:rsidR="00EF5C6C" w:rsidRPr="000C3AE6" w:rsidRDefault="00EF5C6C" w:rsidP="00EF5C6C">
            <w:pPr>
              <w:rPr>
                <w:rFonts w:ascii="Arial" w:hAnsi="Arial" w:cs="Arial"/>
              </w:rPr>
            </w:pPr>
          </w:p>
          <w:p w14:paraId="34A4A2D3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Dec -&gt; </w:t>
            </w:r>
            <w:r w:rsidRPr="000C3AE6">
              <w:rPr>
                <w:rFonts w:ascii="Arial" w:hAnsi="Arial" w:cs="Arial"/>
                <w:b/>
                <w:bCs/>
              </w:rPr>
              <w:t xml:space="preserve">var </w:t>
            </w:r>
            <w:r w:rsidRPr="000C3AE6">
              <w:rPr>
                <w:rFonts w:ascii="Arial" w:hAnsi="Arial" w:cs="Arial"/>
              </w:rPr>
              <w:t xml:space="preserve">Tipo </w:t>
            </w:r>
            <w:r w:rsidRPr="000C3AE6">
              <w:rPr>
                <w:rFonts w:ascii="Arial" w:hAnsi="Arial" w:cs="Arial"/>
                <w:b/>
                <w:bCs/>
              </w:rPr>
              <w:t>identificador</w:t>
            </w:r>
          </w:p>
          <w:p w14:paraId="2B074EF9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  <w:b/>
                <w:bCs/>
              </w:rPr>
              <w:t xml:space="preserve">   </w:t>
            </w:r>
            <w:r w:rsidRPr="000C3AE6">
              <w:rPr>
                <w:rFonts w:ascii="Arial" w:hAnsi="Arial" w:cs="Arial"/>
              </w:rPr>
              <w:t xml:space="preserve">Dec.a = dec_var(Tipo.a, </w:t>
            </w:r>
            <w:r w:rsidRPr="000C3AE6">
              <w:rPr>
                <w:rFonts w:ascii="Arial" w:hAnsi="Arial" w:cs="Arial"/>
                <w:b/>
                <w:bCs/>
              </w:rPr>
              <w:t>identificador</w:t>
            </w:r>
            <w:r w:rsidRPr="000C3AE6">
              <w:rPr>
                <w:rFonts w:ascii="Arial" w:hAnsi="Arial" w:cs="Arial"/>
              </w:rPr>
              <w:t>.lexema)</w:t>
            </w:r>
          </w:p>
          <w:p w14:paraId="526D6386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Dec -&gt; </w:t>
            </w:r>
            <w:r w:rsidRPr="000C3AE6">
              <w:rPr>
                <w:rFonts w:ascii="Arial" w:hAnsi="Arial" w:cs="Arial"/>
                <w:b/>
                <w:bCs/>
              </w:rPr>
              <w:t>type</w:t>
            </w:r>
            <w:r w:rsidRPr="000C3AE6">
              <w:rPr>
                <w:rFonts w:ascii="Arial" w:hAnsi="Arial" w:cs="Arial"/>
              </w:rPr>
              <w:t xml:space="preserve"> Tipo </w:t>
            </w:r>
            <w:r w:rsidRPr="000C3AE6">
              <w:rPr>
                <w:rFonts w:ascii="Arial" w:hAnsi="Arial" w:cs="Arial"/>
                <w:b/>
                <w:bCs/>
              </w:rPr>
              <w:t>identificador</w:t>
            </w:r>
          </w:p>
          <w:p w14:paraId="498FE6F1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  <w:b/>
                <w:bCs/>
              </w:rPr>
              <w:t xml:space="preserve">   </w:t>
            </w:r>
            <w:r w:rsidRPr="000C3AE6">
              <w:rPr>
                <w:rFonts w:ascii="Arial" w:hAnsi="Arial" w:cs="Arial"/>
              </w:rPr>
              <w:t xml:space="preserve">Dec.a = dec_type(Tipo.a, </w:t>
            </w:r>
            <w:r w:rsidRPr="000C3AE6">
              <w:rPr>
                <w:rFonts w:ascii="Arial" w:hAnsi="Arial" w:cs="Arial"/>
                <w:b/>
                <w:bCs/>
              </w:rPr>
              <w:t>identificador</w:t>
            </w:r>
            <w:r w:rsidRPr="000C3AE6">
              <w:rPr>
                <w:rFonts w:ascii="Arial" w:hAnsi="Arial" w:cs="Arial"/>
              </w:rPr>
              <w:t>.lexema)</w:t>
            </w:r>
          </w:p>
          <w:p w14:paraId="309B8E88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Dec -&gt; </w:t>
            </w:r>
            <w:r w:rsidRPr="000C3AE6">
              <w:rPr>
                <w:rFonts w:ascii="Arial" w:hAnsi="Arial" w:cs="Arial"/>
                <w:b/>
                <w:bCs/>
              </w:rPr>
              <w:t xml:space="preserve">proc identificador </w:t>
            </w:r>
            <w:r w:rsidRPr="000C3AE6">
              <w:rPr>
                <w:rFonts w:ascii="Arial" w:hAnsi="Arial" w:cs="Arial"/>
              </w:rPr>
              <w:t>ParForm Bloque</w:t>
            </w:r>
          </w:p>
          <w:p w14:paraId="5895930D" w14:textId="5B53B9F6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   Dec.a = dec_proc(</w:t>
            </w:r>
            <w:r w:rsidRPr="000C3AE6">
              <w:rPr>
                <w:rFonts w:ascii="Arial" w:hAnsi="Arial" w:cs="Arial"/>
                <w:b/>
                <w:bCs/>
              </w:rPr>
              <w:t>identificador</w:t>
            </w:r>
            <w:r w:rsidRPr="000C3AE6">
              <w:rPr>
                <w:rFonts w:ascii="Arial" w:hAnsi="Arial" w:cs="Arial"/>
              </w:rPr>
              <w:t>.lexema, ParForm.a, Bloque.a)</w:t>
            </w:r>
          </w:p>
          <w:p w14:paraId="7D372F4A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ParForm -&gt; </w:t>
            </w:r>
            <w:r w:rsidRPr="000C3AE6">
              <w:rPr>
                <w:rFonts w:ascii="Arial" w:hAnsi="Arial" w:cs="Arial"/>
                <w:b/>
                <w:bCs/>
              </w:rPr>
              <w:t xml:space="preserve">( </w:t>
            </w:r>
            <w:r w:rsidRPr="000C3AE6">
              <w:rPr>
                <w:rFonts w:ascii="Arial" w:hAnsi="Arial" w:cs="Arial"/>
              </w:rPr>
              <w:t xml:space="preserve">LParams </w:t>
            </w:r>
            <w:r w:rsidRPr="000C3AE6">
              <w:rPr>
                <w:rFonts w:ascii="Arial" w:hAnsi="Arial" w:cs="Arial"/>
                <w:b/>
                <w:bCs/>
              </w:rPr>
              <w:t>)</w:t>
            </w:r>
          </w:p>
          <w:p w14:paraId="491E145B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  <w:b/>
                <w:bCs/>
              </w:rPr>
              <w:t xml:space="preserve">   </w:t>
            </w:r>
            <w:r w:rsidRPr="000C3AE6">
              <w:rPr>
                <w:rFonts w:ascii="Arial" w:hAnsi="Arial" w:cs="Arial"/>
              </w:rPr>
              <w:t>ParForm.a = LParams.a</w:t>
            </w:r>
          </w:p>
          <w:p w14:paraId="21FFC53F" w14:textId="77777777" w:rsidR="00EF5C6C" w:rsidRPr="000C3AE6" w:rsidRDefault="00EF5C6C" w:rsidP="00EF5C6C">
            <w:pPr>
              <w:rPr>
                <w:rFonts w:ascii="Arial" w:hAnsi="Arial" w:cs="Arial"/>
              </w:rPr>
            </w:pPr>
          </w:p>
          <w:p w14:paraId="6C3EC1B9" w14:textId="77777777" w:rsidR="00EF5C6C" w:rsidRPr="000C3AE6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0C3AE6">
              <w:rPr>
                <w:rFonts w:ascii="Arial" w:hAnsi="Arial" w:cs="Arial"/>
                <w:highlight w:val="yellow"/>
              </w:rPr>
              <w:t xml:space="preserve">LParams -&gt; LParams </w:t>
            </w:r>
            <w:r w:rsidRPr="000C3AE6">
              <w:rPr>
                <w:rFonts w:ascii="Arial" w:hAnsi="Arial" w:cs="Arial"/>
                <w:b/>
                <w:bCs/>
                <w:highlight w:val="yellow"/>
              </w:rPr>
              <w:t>,</w:t>
            </w:r>
            <w:r w:rsidRPr="000C3AE6">
              <w:rPr>
                <w:rFonts w:ascii="Arial" w:hAnsi="Arial" w:cs="Arial"/>
                <w:highlight w:val="yellow"/>
              </w:rPr>
              <w:t xml:space="preserve"> Param</w:t>
            </w:r>
          </w:p>
          <w:p w14:paraId="3E9ACD1E" w14:textId="77777777" w:rsidR="00EF5C6C" w:rsidRPr="000C3AE6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0C3AE6">
              <w:rPr>
                <w:rFonts w:ascii="Arial" w:hAnsi="Arial" w:cs="Arial"/>
                <w:highlight w:val="yellow"/>
              </w:rPr>
              <w:t xml:space="preserve">   LParams</w:t>
            </w:r>
            <w:r w:rsidRPr="000C3AE6">
              <w:rPr>
                <w:rFonts w:ascii="Arial" w:hAnsi="Arial" w:cs="Arial"/>
                <w:highlight w:val="yellow"/>
                <w:vertAlign w:val="subscript"/>
              </w:rPr>
              <w:t>0</w:t>
            </w:r>
            <w:r w:rsidRPr="000C3AE6">
              <w:rPr>
                <w:rFonts w:ascii="Arial" w:hAnsi="Arial" w:cs="Arial"/>
                <w:highlight w:val="yellow"/>
              </w:rPr>
              <w:t>.a = lparams_muchos(LParams</w:t>
            </w:r>
            <w:r w:rsidRPr="000C3AE6">
              <w:rPr>
                <w:rFonts w:ascii="Arial" w:hAnsi="Arial" w:cs="Arial"/>
                <w:highlight w:val="yellow"/>
                <w:vertAlign w:val="subscript"/>
              </w:rPr>
              <w:t>1</w:t>
            </w:r>
            <w:r w:rsidRPr="000C3AE6">
              <w:rPr>
                <w:rFonts w:ascii="Arial" w:hAnsi="Arial" w:cs="Arial"/>
                <w:highlight w:val="yellow"/>
              </w:rPr>
              <w:t>.a, Param.a)</w:t>
            </w:r>
          </w:p>
          <w:p w14:paraId="53BBDBED" w14:textId="77777777" w:rsidR="00EF5C6C" w:rsidRPr="000C3AE6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0C3AE6">
              <w:rPr>
                <w:rFonts w:ascii="Arial" w:hAnsi="Arial" w:cs="Arial"/>
                <w:highlight w:val="yellow"/>
              </w:rPr>
              <w:t>LParams -&gt; Param</w:t>
            </w:r>
          </w:p>
          <w:p w14:paraId="68F0FFBE" w14:textId="77777777" w:rsidR="00EF5C6C" w:rsidRPr="000C3AE6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0C3AE6">
              <w:rPr>
                <w:rFonts w:ascii="Arial" w:hAnsi="Arial" w:cs="Arial"/>
                <w:highlight w:val="yellow"/>
              </w:rPr>
              <w:t xml:space="preserve">   LParams.a = lparams_1(Param.a)</w:t>
            </w:r>
          </w:p>
          <w:p w14:paraId="00900467" w14:textId="77777777" w:rsidR="00EF5C6C" w:rsidRPr="000C3AE6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0C3AE6">
              <w:rPr>
                <w:rFonts w:ascii="Arial" w:hAnsi="Arial" w:cs="Arial"/>
                <w:highlight w:val="yellow"/>
              </w:rPr>
              <w:t>LParams -&gt; ε</w:t>
            </w:r>
          </w:p>
          <w:p w14:paraId="300597DE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  <w:highlight w:val="yellow"/>
              </w:rPr>
              <w:t xml:space="preserve">   LParams.a = </w:t>
            </w:r>
            <w:r w:rsidRPr="000C3AE6">
              <w:rPr>
                <w:rFonts w:ascii="Arial" w:hAnsi="Arial" w:cs="Arial"/>
                <w:b/>
                <w:bCs/>
                <w:highlight w:val="yellow"/>
              </w:rPr>
              <w:t>null</w:t>
            </w:r>
          </w:p>
          <w:p w14:paraId="619FFF2E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</w:p>
          <w:p w14:paraId="520D83C1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>Param -&gt; Tipo Referencia</w:t>
            </w:r>
            <w:r w:rsidRPr="000C3AE6">
              <w:rPr>
                <w:rFonts w:ascii="Arial" w:hAnsi="Arial" w:cs="Arial"/>
                <w:b/>
                <w:bCs/>
              </w:rPr>
              <w:t xml:space="preserve"> identificador</w:t>
            </w:r>
          </w:p>
          <w:p w14:paraId="6B8464D1" w14:textId="0D351FDB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  <w:b/>
                <w:bCs/>
              </w:rPr>
              <w:t xml:space="preserve">   </w:t>
            </w:r>
            <w:r w:rsidRPr="000C3AE6">
              <w:rPr>
                <w:rFonts w:ascii="Arial" w:hAnsi="Arial" w:cs="Arial"/>
              </w:rPr>
              <w:t xml:space="preserve">Param.a = param(Tipo.a, Referencia.a, </w:t>
            </w:r>
            <w:r w:rsidRPr="000C3AE6">
              <w:rPr>
                <w:rFonts w:ascii="Arial" w:hAnsi="Arial" w:cs="Arial"/>
                <w:b/>
                <w:bCs/>
              </w:rPr>
              <w:t>identificador</w:t>
            </w:r>
            <w:r w:rsidRPr="000C3AE6">
              <w:rPr>
                <w:rFonts w:ascii="Arial" w:hAnsi="Arial" w:cs="Arial"/>
              </w:rPr>
              <w:t>.lex</w:t>
            </w:r>
            <w:r w:rsidR="00E10EC0">
              <w:rPr>
                <w:rFonts w:ascii="Arial" w:hAnsi="Arial" w:cs="Arial"/>
              </w:rPr>
              <w:t>ema</w:t>
            </w:r>
            <w:r w:rsidRPr="000C3AE6">
              <w:rPr>
                <w:rFonts w:ascii="Arial" w:hAnsi="Arial" w:cs="Arial"/>
              </w:rPr>
              <w:t>)</w:t>
            </w:r>
          </w:p>
          <w:p w14:paraId="511CA0BC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Referencia -&gt; </w:t>
            </w:r>
            <w:r w:rsidRPr="000C3AE6">
              <w:rPr>
                <w:rFonts w:ascii="Arial" w:hAnsi="Arial" w:cs="Arial"/>
                <w:b/>
                <w:bCs/>
              </w:rPr>
              <w:t>&amp;</w:t>
            </w:r>
          </w:p>
          <w:p w14:paraId="524F1B0C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   Referencia.a = referencia()</w:t>
            </w:r>
          </w:p>
          <w:p w14:paraId="3FCD7187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Referencia -&gt; ε</w:t>
            </w:r>
          </w:p>
          <w:p w14:paraId="47891D89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   Referencia.a = </w:t>
            </w:r>
            <w:r w:rsidRPr="000C3AE6">
              <w:rPr>
                <w:rFonts w:ascii="Arial" w:hAnsi="Arial" w:cs="Arial"/>
                <w:b/>
                <w:bCs/>
              </w:rPr>
              <w:t>null</w:t>
            </w:r>
          </w:p>
          <w:p w14:paraId="723EF446" w14:textId="77777777" w:rsidR="00EF5C6C" w:rsidRPr="000C3AE6" w:rsidRDefault="00EF5C6C" w:rsidP="00EF5C6C">
            <w:pPr>
              <w:rPr>
                <w:rFonts w:ascii="Arial" w:hAnsi="Arial" w:cs="Arial"/>
              </w:rPr>
            </w:pPr>
          </w:p>
          <w:p w14:paraId="742E03A8" w14:textId="0D9E1B92" w:rsidR="00EF5C6C" w:rsidRPr="000C3AE6" w:rsidRDefault="00EF5C6C" w:rsidP="00EF5C6C">
            <w:pPr>
              <w:ind w:left="708" w:hanging="708"/>
              <w:rPr>
                <w:ins w:id="11" w:author="Borja Aday Guadalupe Luis" w:date="2021-05-19T19:44:00Z"/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Bloque -&gt; </w:t>
            </w:r>
            <w:r w:rsidRPr="000C3AE6">
              <w:rPr>
                <w:rFonts w:ascii="Arial" w:hAnsi="Arial" w:cs="Arial"/>
                <w:b/>
                <w:bCs/>
              </w:rPr>
              <w:t>{</w:t>
            </w:r>
            <w:r w:rsidRPr="000C3AE6">
              <w:rPr>
                <w:rFonts w:ascii="Arial" w:hAnsi="Arial" w:cs="Arial"/>
              </w:rPr>
              <w:t xml:space="preserve"> ProgramaBloque </w:t>
            </w:r>
            <w:r w:rsidRPr="000C3AE6">
              <w:rPr>
                <w:rFonts w:ascii="Arial" w:hAnsi="Arial" w:cs="Arial"/>
                <w:b/>
                <w:bCs/>
              </w:rPr>
              <w:t>}</w:t>
            </w:r>
          </w:p>
          <w:p w14:paraId="0594652B" w14:textId="57311C33" w:rsidR="00620299" w:rsidRPr="000C3AE6" w:rsidRDefault="00620299" w:rsidP="00EF5C6C">
            <w:pPr>
              <w:ind w:left="708" w:hanging="708"/>
              <w:rPr>
                <w:rFonts w:ascii="Arial" w:hAnsi="Arial" w:cs="Arial"/>
              </w:rPr>
            </w:pPr>
            <w:ins w:id="12" w:author="Borja Aday Guadalupe Luis" w:date="2021-05-19T19:44:00Z">
              <w:r w:rsidRPr="000C3AE6">
                <w:rPr>
                  <w:rFonts w:ascii="Arial" w:hAnsi="Arial" w:cs="Arial"/>
                </w:rPr>
                <w:t xml:space="preserve">   Bloque.a = blo</w:t>
              </w:r>
            </w:ins>
            <w:ins w:id="13" w:author="Borja Aday Guadalupe Luis" w:date="2021-05-19T19:45:00Z">
              <w:r w:rsidRPr="000C3AE6">
                <w:rPr>
                  <w:rFonts w:ascii="Arial" w:hAnsi="Arial" w:cs="Arial"/>
                </w:rPr>
                <w:t>que(ProgramaBloque.a)</w:t>
              </w:r>
            </w:ins>
          </w:p>
          <w:p w14:paraId="244F4955" w14:textId="1213BC81" w:rsidR="00EF5C6C" w:rsidRPr="000C3AE6" w:rsidRDefault="00EF5C6C" w:rsidP="00EF5C6C">
            <w:pPr>
              <w:ind w:left="708" w:hanging="708"/>
              <w:rPr>
                <w:ins w:id="14" w:author="Borja Aday Guadalupe Luis" w:date="2021-05-19T19:45:00Z"/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ProgramaBloque -&gt; Programa</w:t>
            </w:r>
          </w:p>
          <w:p w14:paraId="1A334A87" w14:textId="4DE78528" w:rsidR="00620299" w:rsidRPr="000C3AE6" w:rsidRDefault="00620299" w:rsidP="00EF5C6C">
            <w:pPr>
              <w:ind w:left="708" w:hanging="708"/>
              <w:rPr>
                <w:rFonts w:ascii="Arial" w:hAnsi="Arial" w:cs="Arial"/>
              </w:rPr>
            </w:pPr>
            <w:ins w:id="15" w:author="Borja Aday Guadalupe Luis" w:date="2021-05-19T19:45:00Z">
              <w:r w:rsidRPr="000C3AE6">
                <w:rPr>
                  <w:rFonts w:ascii="Arial" w:hAnsi="Arial" w:cs="Arial"/>
                </w:rPr>
                <w:t xml:space="preserve">   ProgramaBloque.a = Programa.a</w:t>
              </w:r>
            </w:ins>
          </w:p>
          <w:p w14:paraId="12A254AA" w14:textId="74D8364C" w:rsidR="00620299" w:rsidRPr="000C3AE6" w:rsidRDefault="00EF5C6C" w:rsidP="00EF5C6C">
            <w:pPr>
              <w:ind w:left="708" w:hanging="708"/>
              <w:rPr>
                <w:ins w:id="16" w:author="Borja Aday Guadalupe Luis" w:date="2021-05-19T19:45:00Z"/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ProgramaBloque -&gt; </w:t>
            </w:r>
            <w:ins w:id="17" w:author="Borja Aday Guadalupe Luis" w:date="2021-05-19T19:44:00Z">
              <w:r w:rsidR="00620299" w:rsidRPr="000C3AE6">
                <w:rPr>
                  <w:rFonts w:ascii="Arial" w:hAnsi="Arial" w:cs="Arial"/>
                </w:rPr>
                <w:t>ε</w:t>
              </w:r>
            </w:ins>
          </w:p>
          <w:p w14:paraId="25A7E7D0" w14:textId="234AC292" w:rsidR="00620299" w:rsidRPr="000C3AE6" w:rsidRDefault="00620299" w:rsidP="00EF5C6C">
            <w:pPr>
              <w:ind w:left="708" w:hanging="708"/>
              <w:rPr>
                <w:rFonts w:ascii="Arial" w:hAnsi="Arial" w:cs="Arial"/>
                <w:rPrChange w:id="18" w:author="Borja Aday Guadalupe Luis" w:date="2021-05-19T19:45:00Z">
                  <w:rPr>
                    <w:rFonts w:ascii="Arial" w:hAnsi="Arial" w:cs="Arial"/>
                    <w:b/>
                    <w:bCs/>
                    <w:u w:val="single"/>
                  </w:rPr>
                </w:rPrChange>
              </w:rPr>
            </w:pPr>
            <w:ins w:id="19" w:author="Borja Aday Guadalupe Luis" w:date="2021-05-19T19:45:00Z">
              <w:r w:rsidRPr="000C3AE6">
                <w:rPr>
                  <w:rFonts w:ascii="Arial" w:hAnsi="Arial" w:cs="Arial"/>
                </w:rPr>
                <w:t xml:space="preserve">   ProgramaBloque.a = </w:t>
              </w:r>
              <w:r w:rsidRPr="000C3AE6">
                <w:rPr>
                  <w:b/>
                  <w:bCs/>
                  <w:rPrChange w:id="20" w:author="Borja Aday Guadalupe Luis" w:date="2021-05-19T19:45:00Z">
                    <w:rPr/>
                  </w:rPrChange>
                </w:rPr>
                <w:t>null</w:t>
              </w:r>
            </w:ins>
          </w:p>
          <w:p w14:paraId="5BB177B4" w14:textId="77777777" w:rsidR="00D04673" w:rsidRPr="000C3AE6" w:rsidRDefault="00D04673" w:rsidP="00EF5C6C">
            <w:pPr>
              <w:ind w:left="708" w:hanging="708"/>
              <w:rPr>
                <w:rFonts w:ascii="Arial" w:hAnsi="Arial" w:cs="Arial"/>
                <w:b/>
                <w:bCs/>
                <w:u w:val="single"/>
              </w:rPr>
            </w:pPr>
          </w:p>
          <w:p w14:paraId="0F6CCD90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Tipo -&gt; </w:t>
            </w:r>
            <w:r w:rsidRPr="000C3AE6">
              <w:rPr>
                <w:rFonts w:ascii="Arial" w:hAnsi="Arial" w:cs="Arial"/>
                <w:b/>
                <w:bCs/>
              </w:rPr>
              <w:t>int</w:t>
            </w:r>
          </w:p>
          <w:p w14:paraId="5C16BF83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   Tipo.a = tipo_int()</w:t>
            </w:r>
          </w:p>
          <w:p w14:paraId="6FBDF940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Tipo -&gt; </w:t>
            </w:r>
            <w:r w:rsidRPr="000C3AE6">
              <w:rPr>
                <w:rFonts w:ascii="Arial" w:hAnsi="Arial" w:cs="Arial"/>
                <w:b/>
                <w:bCs/>
              </w:rPr>
              <w:t>real</w:t>
            </w:r>
          </w:p>
          <w:p w14:paraId="66100555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  <w:b/>
                <w:bCs/>
              </w:rPr>
              <w:t xml:space="preserve">   </w:t>
            </w:r>
            <w:r w:rsidRPr="000C3AE6">
              <w:rPr>
                <w:rFonts w:ascii="Arial" w:hAnsi="Arial" w:cs="Arial"/>
              </w:rPr>
              <w:t>Tipo.a = tipo_reall()</w:t>
            </w:r>
          </w:p>
          <w:p w14:paraId="0FA97C1A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Tipo -&gt; </w:t>
            </w:r>
            <w:r w:rsidRPr="000C3AE6">
              <w:rPr>
                <w:rFonts w:ascii="Arial" w:hAnsi="Arial" w:cs="Arial"/>
                <w:b/>
                <w:bCs/>
              </w:rPr>
              <w:t>bool</w:t>
            </w:r>
          </w:p>
          <w:p w14:paraId="740AAC56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  <w:b/>
                <w:bCs/>
              </w:rPr>
              <w:t xml:space="preserve">   </w:t>
            </w:r>
            <w:r w:rsidRPr="000C3AE6">
              <w:rPr>
                <w:rFonts w:ascii="Arial" w:hAnsi="Arial" w:cs="Arial"/>
              </w:rPr>
              <w:t>Tipo.a = tipo_bool()</w:t>
            </w:r>
          </w:p>
          <w:p w14:paraId="5882569A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Tipo -&gt; </w:t>
            </w:r>
            <w:r w:rsidRPr="000C3AE6">
              <w:rPr>
                <w:rFonts w:ascii="Arial" w:hAnsi="Arial" w:cs="Arial"/>
                <w:b/>
                <w:bCs/>
              </w:rPr>
              <w:t>string</w:t>
            </w:r>
          </w:p>
          <w:p w14:paraId="1B41396D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  <w:b/>
                <w:bCs/>
              </w:rPr>
              <w:t xml:space="preserve">   </w:t>
            </w:r>
            <w:r w:rsidRPr="000C3AE6">
              <w:rPr>
                <w:rFonts w:ascii="Arial" w:hAnsi="Arial" w:cs="Arial"/>
              </w:rPr>
              <w:t>Tipo.a = tipo_string()</w:t>
            </w:r>
          </w:p>
          <w:p w14:paraId="3044B828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Tipo -&gt; </w:t>
            </w:r>
            <w:r w:rsidRPr="000C3AE6">
              <w:rPr>
                <w:rFonts w:ascii="Arial" w:hAnsi="Arial" w:cs="Arial"/>
                <w:b/>
                <w:bCs/>
              </w:rPr>
              <w:t>identificador</w:t>
            </w:r>
          </w:p>
          <w:p w14:paraId="57599ACA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  <w:b/>
                <w:bCs/>
              </w:rPr>
              <w:t xml:space="preserve">   </w:t>
            </w:r>
            <w:r w:rsidRPr="000C3AE6">
              <w:rPr>
                <w:rFonts w:ascii="Arial" w:hAnsi="Arial" w:cs="Arial"/>
              </w:rPr>
              <w:t>Tipo.a = tipo_id(</w:t>
            </w:r>
            <w:r w:rsidRPr="000C3AE6">
              <w:rPr>
                <w:rFonts w:ascii="Arial" w:hAnsi="Arial" w:cs="Arial"/>
                <w:b/>
                <w:bCs/>
              </w:rPr>
              <w:t>identificador</w:t>
            </w:r>
            <w:r w:rsidRPr="000C3AE6">
              <w:rPr>
                <w:rFonts w:ascii="Arial" w:hAnsi="Arial" w:cs="Arial"/>
              </w:rPr>
              <w:t>.lexema)</w:t>
            </w:r>
          </w:p>
          <w:p w14:paraId="2394236E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Tipo -&gt; </w:t>
            </w:r>
            <w:r w:rsidRPr="000C3AE6">
              <w:rPr>
                <w:rFonts w:ascii="Arial" w:hAnsi="Arial" w:cs="Arial"/>
                <w:b/>
                <w:bCs/>
              </w:rPr>
              <w:t xml:space="preserve">array [ numEnt ] of </w:t>
            </w:r>
            <w:r w:rsidRPr="000C3AE6">
              <w:rPr>
                <w:rFonts w:ascii="Arial" w:hAnsi="Arial" w:cs="Arial"/>
              </w:rPr>
              <w:t>Tipo</w:t>
            </w:r>
          </w:p>
          <w:p w14:paraId="052009F5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   Tipo.a = tipo_array(</w:t>
            </w:r>
            <w:r w:rsidRPr="000C3AE6">
              <w:rPr>
                <w:rFonts w:ascii="Arial" w:hAnsi="Arial" w:cs="Arial"/>
                <w:b/>
                <w:bCs/>
              </w:rPr>
              <w:t>numEnt</w:t>
            </w:r>
            <w:r w:rsidRPr="000C3AE6">
              <w:rPr>
                <w:rFonts w:ascii="Arial" w:hAnsi="Arial" w:cs="Arial"/>
              </w:rPr>
              <w:t>.lexema, Tipo.a)</w:t>
            </w:r>
          </w:p>
          <w:p w14:paraId="392AAB0F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  <w:u w:val="single"/>
              </w:rPr>
            </w:pPr>
            <w:r w:rsidRPr="000C3AE6">
              <w:rPr>
                <w:rFonts w:ascii="Arial" w:hAnsi="Arial" w:cs="Arial"/>
              </w:rPr>
              <w:t xml:space="preserve">Tipo -&gt; </w:t>
            </w:r>
            <w:r w:rsidRPr="000C3AE6">
              <w:rPr>
                <w:rFonts w:ascii="Arial" w:hAnsi="Arial" w:cs="Arial"/>
                <w:b/>
                <w:bCs/>
              </w:rPr>
              <w:t xml:space="preserve">record { </w:t>
            </w:r>
            <w:r w:rsidRPr="000C3AE6">
              <w:rPr>
                <w:rFonts w:ascii="Arial" w:hAnsi="Arial" w:cs="Arial"/>
              </w:rPr>
              <w:t xml:space="preserve">LCampos </w:t>
            </w:r>
            <w:r w:rsidRPr="000C3AE6">
              <w:rPr>
                <w:rFonts w:ascii="Arial" w:hAnsi="Arial" w:cs="Arial"/>
                <w:b/>
                <w:bCs/>
              </w:rPr>
              <w:t>}</w:t>
            </w:r>
          </w:p>
          <w:p w14:paraId="34F13AFD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   Tipo.a = tipo_record(LCampos.a)</w:t>
            </w:r>
          </w:p>
          <w:p w14:paraId="2570BBE7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</w:p>
          <w:p w14:paraId="70E54509" w14:textId="77777777" w:rsidR="00EF5C6C" w:rsidRPr="000C3AE6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0C3AE6">
              <w:rPr>
                <w:rFonts w:ascii="Arial" w:hAnsi="Arial" w:cs="Arial"/>
                <w:highlight w:val="yellow"/>
              </w:rPr>
              <w:t xml:space="preserve">LCampos -&gt; LCampos </w:t>
            </w:r>
            <w:r w:rsidRPr="000C3AE6">
              <w:rPr>
                <w:rFonts w:ascii="Arial" w:hAnsi="Arial" w:cs="Arial"/>
                <w:b/>
                <w:bCs/>
                <w:highlight w:val="yellow"/>
              </w:rPr>
              <w:t>;</w:t>
            </w:r>
            <w:r w:rsidRPr="000C3AE6">
              <w:rPr>
                <w:rFonts w:ascii="Arial" w:hAnsi="Arial" w:cs="Arial"/>
                <w:highlight w:val="yellow"/>
              </w:rPr>
              <w:t xml:space="preserve"> Campo</w:t>
            </w:r>
          </w:p>
          <w:p w14:paraId="26966C59" w14:textId="77777777" w:rsidR="00EF5C6C" w:rsidRPr="000C3AE6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0C3AE6">
              <w:rPr>
                <w:rFonts w:ascii="Arial" w:hAnsi="Arial" w:cs="Arial"/>
                <w:highlight w:val="yellow"/>
              </w:rPr>
              <w:t xml:space="preserve">   LCampos</w:t>
            </w:r>
            <w:r w:rsidRPr="000C3AE6">
              <w:rPr>
                <w:rFonts w:ascii="Arial" w:hAnsi="Arial" w:cs="Arial"/>
                <w:highlight w:val="yellow"/>
                <w:vertAlign w:val="subscript"/>
              </w:rPr>
              <w:t>0</w:t>
            </w:r>
            <w:r w:rsidRPr="000C3AE6">
              <w:rPr>
                <w:rFonts w:ascii="Arial" w:hAnsi="Arial" w:cs="Arial"/>
                <w:highlight w:val="yellow"/>
              </w:rPr>
              <w:t>.a = lcampos_muchos(LCampos</w:t>
            </w:r>
            <w:r w:rsidRPr="000C3AE6">
              <w:rPr>
                <w:rFonts w:ascii="Arial" w:hAnsi="Arial" w:cs="Arial"/>
                <w:highlight w:val="yellow"/>
                <w:vertAlign w:val="subscript"/>
              </w:rPr>
              <w:t>1</w:t>
            </w:r>
            <w:r w:rsidRPr="000C3AE6">
              <w:rPr>
                <w:rFonts w:ascii="Arial" w:hAnsi="Arial" w:cs="Arial"/>
                <w:highlight w:val="yellow"/>
              </w:rPr>
              <w:t>.a, Campo.a)</w:t>
            </w:r>
          </w:p>
          <w:p w14:paraId="73C75265" w14:textId="77777777" w:rsidR="00EF5C6C" w:rsidRPr="000C3AE6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0C3AE6">
              <w:rPr>
                <w:rFonts w:ascii="Arial" w:hAnsi="Arial" w:cs="Arial"/>
                <w:highlight w:val="yellow"/>
              </w:rPr>
              <w:t>LCampos -&gt; Campo</w:t>
            </w:r>
          </w:p>
          <w:p w14:paraId="40B0D225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  <w:highlight w:val="yellow"/>
              </w:rPr>
              <w:t xml:space="preserve">   LCampos.a = lcampos_1(Campo.a)</w:t>
            </w:r>
          </w:p>
          <w:p w14:paraId="5A7AAD2E" w14:textId="77777777" w:rsidR="00EF5C6C" w:rsidRPr="000C3AE6" w:rsidRDefault="00EF5C6C" w:rsidP="00EF5C6C">
            <w:pPr>
              <w:rPr>
                <w:rFonts w:ascii="Arial" w:hAnsi="Arial" w:cs="Arial"/>
              </w:rPr>
            </w:pPr>
          </w:p>
          <w:p w14:paraId="2F52B273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Campo -&gt; Tipo </w:t>
            </w:r>
            <w:r w:rsidRPr="000C3AE6">
              <w:rPr>
                <w:rFonts w:ascii="Arial" w:hAnsi="Arial" w:cs="Arial"/>
                <w:b/>
                <w:bCs/>
              </w:rPr>
              <w:t>identificador</w:t>
            </w:r>
          </w:p>
          <w:p w14:paraId="1294BF78" w14:textId="42D652C8" w:rsidR="00EF5C6C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  <w:b/>
                <w:bCs/>
              </w:rPr>
              <w:t xml:space="preserve">   </w:t>
            </w:r>
            <w:r w:rsidRPr="000C3AE6">
              <w:rPr>
                <w:rFonts w:ascii="Arial" w:hAnsi="Arial" w:cs="Arial"/>
              </w:rPr>
              <w:t xml:space="preserve">Campo.a = campo(Tipo.a, </w:t>
            </w:r>
            <w:r w:rsidRPr="000C3AE6">
              <w:rPr>
                <w:rFonts w:ascii="Arial" w:hAnsi="Arial" w:cs="Arial"/>
                <w:b/>
                <w:bCs/>
              </w:rPr>
              <w:t>identificador</w:t>
            </w:r>
            <w:r w:rsidRPr="000C3AE6">
              <w:rPr>
                <w:rFonts w:ascii="Arial" w:hAnsi="Arial" w:cs="Arial"/>
              </w:rPr>
              <w:t xml:space="preserve">.lexema) </w:t>
            </w:r>
          </w:p>
          <w:p w14:paraId="333287F7" w14:textId="77777777" w:rsidR="004349B1" w:rsidRPr="004349B1" w:rsidRDefault="004349B1" w:rsidP="00EF5C6C">
            <w:pPr>
              <w:rPr>
                <w:rFonts w:ascii="Arial" w:hAnsi="Arial" w:cs="Arial"/>
                <w:u w:val="single"/>
              </w:rPr>
            </w:pPr>
          </w:p>
          <w:p w14:paraId="6F822254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Tipo -&gt; </w:t>
            </w:r>
            <w:r w:rsidRPr="000C3AE6">
              <w:rPr>
                <w:rFonts w:ascii="Arial" w:hAnsi="Arial" w:cs="Arial"/>
                <w:b/>
                <w:bCs/>
              </w:rPr>
              <w:t xml:space="preserve">pointer </w:t>
            </w:r>
            <w:r w:rsidRPr="000C3AE6">
              <w:rPr>
                <w:rFonts w:ascii="Arial" w:hAnsi="Arial" w:cs="Arial"/>
              </w:rPr>
              <w:t>Tipo</w:t>
            </w:r>
          </w:p>
          <w:p w14:paraId="6E6BD225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   Tipo.a = tipo_pointer(Tipo.a)</w:t>
            </w:r>
          </w:p>
          <w:p w14:paraId="48895876" w14:textId="77777777" w:rsidR="00EF5C6C" w:rsidRPr="000C3AE6" w:rsidRDefault="00EF5C6C" w:rsidP="00EF5C6C">
            <w:pPr>
              <w:rPr>
                <w:rFonts w:ascii="Arial" w:hAnsi="Arial" w:cs="Arial"/>
              </w:rPr>
            </w:pPr>
          </w:p>
          <w:p w14:paraId="58137517" w14:textId="77777777" w:rsidR="00EF5C6C" w:rsidRPr="000C3AE6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0C3AE6">
              <w:rPr>
                <w:rFonts w:ascii="Arial" w:hAnsi="Arial" w:cs="Arial"/>
                <w:highlight w:val="yellow"/>
              </w:rPr>
              <w:t xml:space="preserve">LIns -&gt; LIns </w:t>
            </w:r>
            <w:r w:rsidRPr="000C3AE6">
              <w:rPr>
                <w:rFonts w:ascii="Arial" w:hAnsi="Arial" w:cs="Arial"/>
                <w:b/>
                <w:bCs/>
                <w:highlight w:val="yellow"/>
              </w:rPr>
              <w:t>;</w:t>
            </w:r>
            <w:r w:rsidRPr="000C3AE6">
              <w:rPr>
                <w:rFonts w:ascii="Arial" w:hAnsi="Arial" w:cs="Arial"/>
                <w:highlight w:val="yellow"/>
              </w:rPr>
              <w:t xml:space="preserve"> Ins</w:t>
            </w:r>
          </w:p>
          <w:p w14:paraId="7D7FE578" w14:textId="77777777" w:rsidR="00EF5C6C" w:rsidRPr="000C3AE6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0C3AE6">
              <w:rPr>
                <w:rFonts w:ascii="Arial" w:hAnsi="Arial" w:cs="Arial"/>
                <w:highlight w:val="yellow"/>
              </w:rPr>
              <w:t xml:space="preserve">   LIns</w:t>
            </w:r>
            <w:r w:rsidRPr="000C3AE6">
              <w:rPr>
                <w:rFonts w:ascii="Arial" w:hAnsi="Arial" w:cs="Arial"/>
                <w:highlight w:val="yellow"/>
                <w:vertAlign w:val="subscript"/>
              </w:rPr>
              <w:t>0</w:t>
            </w:r>
            <w:r w:rsidRPr="000C3AE6">
              <w:rPr>
                <w:rFonts w:ascii="Arial" w:hAnsi="Arial" w:cs="Arial"/>
                <w:highlight w:val="yellow"/>
              </w:rPr>
              <w:t>.a = ins_muchas(Lins</w:t>
            </w:r>
            <w:r w:rsidRPr="000C3AE6">
              <w:rPr>
                <w:rFonts w:ascii="Arial" w:hAnsi="Arial" w:cs="Arial"/>
                <w:highlight w:val="yellow"/>
                <w:vertAlign w:val="subscript"/>
              </w:rPr>
              <w:t>1</w:t>
            </w:r>
            <w:r w:rsidRPr="000C3AE6">
              <w:rPr>
                <w:rFonts w:ascii="Arial" w:hAnsi="Arial" w:cs="Arial"/>
                <w:highlight w:val="yellow"/>
              </w:rPr>
              <w:t>.a, Ins.a)</w:t>
            </w:r>
          </w:p>
          <w:p w14:paraId="2E931EF0" w14:textId="77777777" w:rsidR="00EF5C6C" w:rsidRPr="000C3AE6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0C3AE6">
              <w:rPr>
                <w:rFonts w:ascii="Arial" w:hAnsi="Arial" w:cs="Arial"/>
                <w:highlight w:val="yellow"/>
              </w:rPr>
              <w:t>LIns -&gt; Ins</w:t>
            </w:r>
          </w:p>
          <w:p w14:paraId="5D1697DB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  <w:highlight w:val="yellow"/>
              </w:rPr>
              <w:t xml:space="preserve">   Lins.a = ins_1(Ins.a)</w:t>
            </w:r>
          </w:p>
          <w:p w14:paraId="309759DB" w14:textId="77777777" w:rsidR="00EF5C6C" w:rsidRPr="000C3AE6" w:rsidRDefault="00EF5C6C" w:rsidP="00EF5C6C">
            <w:pPr>
              <w:rPr>
                <w:rFonts w:ascii="Arial" w:hAnsi="Arial" w:cs="Arial"/>
              </w:rPr>
            </w:pPr>
          </w:p>
          <w:p w14:paraId="395EF263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Ins -&gt; E0 </w:t>
            </w:r>
            <w:r w:rsidRPr="000C3AE6">
              <w:rPr>
                <w:rFonts w:ascii="Arial" w:hAnsi="Arial" w:cs="Arial"/>
                <w:b/>
                <w:bCs/>
              </w:rPr>
              <w:t>=</w:t>
            </w:r>
            <w:r w:rsidRPr="000C3AE6">
              <w:rPr>
                <w:rFonts w:ascii="Arial" w:hAnsi="Arial" w:cs="Arial"/>
              </w:rPr>
              <w:t xml:space="preserve"> E0</w:t>
            </w:r>
          </w:p>
          <w:p w14:paraId="0A8592EA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   Ins.a = ins_asignacion(E0</w:t>
            </w:r>
            <w:r w:rsidRPr="000C3AE6">
              <w:rPr>
                <w:rFonts w:ascii="Arial" w:hAnsi="Arial" w:cs="Arial"/>
                <w:vertAlign w:val="subscript"/>
              </w:rPr>
              <w:t>0</w:t>
            </w:r>
            <w:r w:rsidRPr="000C3AE6">
              <w:rPr>
                <w:rFonts w:ascii="Arial" w:hAnsi="Arial" w:cs="Arial"/>
              </w:rPr>
              <w:t>.a, E0</w:t>
            </w:r>
            <w:r w:rsidRPr="000C3AE6">
              <w:rPr>
                <w:rFonts w:ascii="Arial" w:hAnsi="Arial" w:cs="Arial"/>
                <w:vertAlign w:val="subscript"/>
              </w:rPr>
              <w:t>1</w:t>
            </w:r>
            <w:r w:rsidRPr="000C3AE6">
              <w:rPr>
                <w:rFonts w:ascii="Arial" w:hAnsi="Arial" w:cs="Arial"/>
              </w:rPr>
              <w:t>.a)</w:t>
            </w:r>
          </w:p>
          <w:p w14:paraId="4161D168" w14:textId="77777777" w:rsidR="00EF5C6C" w:rsidRPr="000C3AE6" w:rsidRDefault="00EF5C6C" w:rsidP="00EF5C6C">
            <w:pPr>
              <w:rPr>
                <w:rFonts w:ascii="Arial" w:hAnsi="Arial" w:cs="Arial"/>
              </w:rPr>
            </w:pPr>
          </w:p>
          <w:p w14:paraId="60AB57AC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  <w:highlight w:val="yellow"/>
              </w:rPr>
            </w:pPr>
            <w:r w:rsidRPr="000C3AE6">
              <w:rPr>
                <w:rFonts w:ascii="Arial" w:hAnsi="Arial" w:cs="Arial"/>
                <w:highlight w:val="yellow"/>
              </w:rPr>
              <w:t xml:space="preserve">Ins -&gt; </w:t>
            </w:r>
            <w:r w:rsidRPr="000C3AE6">
              <w:rPr>
                <w:rFonts w:ascii="Arial" w:hAnsi="Arial" w:cs="Arial"/>
                <w:b/>
                <w:bCs/>
                <w:highlight w:val="yellow"/>
              </w:rPr>
              <w:t xml:space="preserve">if </w:t>
            </w:r>
            <w:r w:rsidRPr="000C3AE6">
              <w:rPr>
                <w:rFonts w:ascii="Arial" w:hAnsi="Arial" w:cs="Arial"/>
                <w:highlight w:val="yellow"/>
              </w:rPr>
              <w:t xml:space="preserve">E0 </w:t>
            </w:r>
            <w:r w:rsidRPr="000C3AE6">
              <w:rPr>
                <w:rFonts w:ascii="Arial" w:hAnsi="Arial" w:cs="Arial"/>
                <w:b/>
                <w:bCs/>
                <w:highlight w:val="yellow"/>
              </w:rPr>
              <w:t xml:space="preserve">then </w:t>
            </w:r>
            <w:r w:rsidRPr="000C3AE6">
              <w:rPr>
                <w:rFonts w:ascii="Arial" w:hAnsi="Arial" w:cs="Arial"/>
                <w:highlight w:val="yellow"/>
              </w:rPr>
              <w:t xml:space="preserve">LInsV </w:t>
            </w:r>
            <w:r w:rsidRPr="000C3AE6">
              <w:rPr>
                <w:rFonts w:ascii="Arial" w:hAnsi="Arial" w:cs="Arial"/>
                <w:b/>
                <w:bCs/>
                <w:highlight w:val="yellow"/>
              </w:rPr>
              <w:t>endif</w:t>
            </w:r>
          </w:p>
          <w:p w14:paraId="284F59F9" w14:textId="77777777" w:rsidR="00EF5C6C" w:rsidRPr="000C3AE6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0C3AE6">
              <w:rPr>
                <w:rFonts w:ascii="Arial" w:hAnsi="Arial" w:cs="Arial"/>
                <w:b/>
                <w:bCs/>
                <w:highlight w:val="yellow"/>
              </w:rPr>
              <w:t xml:space="preserve">   </w:t>
            </w:r>
            <w:r w:rsidRPr="000C3AE6">
              <w:rPr>
                <w:rFonts w:ascii="Arial" w:hAnsi="Arial" w:cs="Arial"/>
                <w:highlight w:val="yellow"/>
              </w:rPr>
              <w:t>Ins.a = ins_if(E0.a, LInsV.a)</w:t>
            </w:r>
          </w:p>
          <w:p w14:paraId="073B5BEF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  <w:highlight w:val="yellow"/>
              </w:rPr>
            </w:pPr>
            <w:r w:rsidRPr="000C3AE6">
              <w:rPr>
                <w:rFonts w:ascii="Arial" w:hAnsi="Arial" w:cs="Arial"/>
                <w:highlight w:val="yellow"/>
              </w:rPr>
              <w:t xml:space="preserve">Ins -&gt; </w:t>
            </w:r>
            <w:r w:rsidRPr="000C3AE6">
              <w:rPr>
                <w:rFonts w:ascii="Arial" w:hAnsi="Arial" w:cs="Arial"/>
                <w:b/>
                <w:bCs/>
                <w:highlight w:val="yellow"/>
              </w:rPr>
              <w:t xml:space="preserve">if </w:t>
            </w:r>
            <w:r w:rsidRPr="000C3AE6">
              <w:rPr>
                <w:rFonts w:ascii="Arial" w:hAnsi="Arial" w:cs="Arial"/>
                <w:highlight w:val="yellow"/>
              </w:rPr>
              <w:t xml:space="preserve">E0 </w:t>
            </w:r>
            <w:r w:rsidRPr="000C3AE6">
              <w:rPr>
                <w:rFonts w:ascii="Arial" w:hAnsi="Arial" w:cs="Arial"/>
                <w:b/>
                <w:bCs/>
                <w:highlight w:val="yellow"/>
              </w:rPr>
              <w:t xml:space="preserve">then </w:t>
            </w:r>
            <w:r w:rsidRPr="000C3AE6">
              <w:rPr>
                <w:rFonts w:ascii="Arial" w:hAnsi="Arial" w:cs="Arial"/>
                <w:highlight w:val="yellow"/>
              </w:rPr>
              <w:t xml:space="preserve">LinsV </w:t>
            </w:r>
            <w:r w:rsidRPr="000C3AE6">
              <w:rPr>
                <w:rFonts w:ascii="Arial" w:hAnsi="Arial" w:cs="Arial"/>
                <w:b/>
                <w:bCs/>
                <w:highlight w:val="yellow"/>
              </w:rPr>
              <w:t xml:space="preserve">else </w:t>
            </w:r>
            <w:r w:rsidRPr="000C3AE6">
              <w:rPr>
                <w:rFonts w:ascii="Arial" w:hAnsi="Arial" w:cs="Arial"/>
                <w:highlight w:val="yellow"/>
              </w:rPr>
              <w:t>LInsV</w:t>
            </w:r>
            <w:r w:rsidRPr="000C3AE6">
              <w:rPr>
                <w:rFonts w:ascii="Arial" w:hAnsi="Arial" w:cs="Arial"/>
                <w:b/>
                <w:bCs/>
                <w:highlight w:val="yellow"/>
              </w:rPr>
              <w:t xml:space="preserve"> endif</w:t>
            </w:r>
          </w:p>
          <w:p w14:paraId="0B429554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  <w:highlight w:val="yellow"/>
              </w:rPr>
              <w:t xml:space="preserve">   Ins.a = ins_if_else(E0.a, LInsV</w:t>
            </w:r>
            <w:r w:rsidRPr="000C3AE6">
              <w:rPr>
                <w:rFonts w:ascii="Arial" w:hAnsi="Arial" w:cs="Arial"/>
                <w:highlight w:val="yellow"/>
                <w:vertAlign w:val="subscript"/>
              </w:rPr>
              <w:t>0</w:t>
            </w:r>
            <w:r w:rsidRPr="000C3AE6">
              <w:rPr>
                <w:rFonts w:ascii="Arial" w:hAnsi="Arial" w:cs="Arial"/>
                <w:highlight w:val="yellow"/>
              </w:rPr>
              <w:t>.a, LInsV.a)</w:t>
            </w:r>
          </w:p>
          <w:p w14:paraId="14675F28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</w:p>
          <w:p w14:paraId="5CBA3861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Ins -&gt; </w:t>
            </w:r>
            <w:r w:rsidRPr="000C3AE6">
              <w:rPr>
                <w:rFonts w:ascii="Arial" w:hAnsi="Arial" w:cs="Arial"/>
                <w:b/>
                <w:bCs/>
              </w:rPr>
              <w:t xml:space="preserve">while </w:t>
            </w:r>
            <w:r w:rsidRPr="000C3AE6">
              <w:rPr>
                <w:rFonts w:ascii="Arial" w:hAnsi="Arial" w:cs="Arial"/>
              </w:rPr>
              <w:t xml:space="preserve">E0 </w:t>
            </w:r>
            <w:r w:rsidRPr="000C3AE6">
              <w:rPr>
                <w:rFonts w:ascii="Arial" w:hAnsi="Arial" w:cs="Arial"/>
                <w:b/>
                <w:bCs/>
              </w:rPr>
              <w:t xml:space="preserve">do </w:t>
            </w:r>
            <w:r w:rsidRPr="000C3AE6">
              <w:rPr>
                <w:rFonts w:ascii="Arial" w:hAnsi="Arial" w:cs="Arial"/>
              </w:rPr>
              <w:t>LInsV</w:t>
            </w:r>
            <w:r w:rsidRPr="000C3AE6">
              <w:rPr>
                <w:rFonts w:ascii="Arial" w:hAnsi="Arial" w:cs="Arial"/>
                <w:b/>
                <w:bCs/>
              </w:rPr>
              <w:t xml:space="preserve"> endwhile</w:t>
            </w:r>
          </w:p>
          <w:p w14:paraId="6F11B994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   Ins.a = ins_while(E0.a, LInsV.a)</w:t>
            </w:r>
          </w:p>
          <w:p w14:paraId="16094287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</w:p>
          <w:p w14:paraId="7C49EDE9" w14:textId="77777777" w:rsidR="00EF5C6C" w:rsidRPr="000C3AE6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0C3AE6">
              <w:rPr>
                <w:rFonts w:ascii="Arial" w:hAnsi="Arial" w:cs="Arial"/>
                <w:highlight w:val="yellow"/>
              </w:rPr>
              <w:t xml:space="preserve">LinsV -&gt; LInsV </w:t>
            </w:r>
            <w:r w:rsidRPr="000C3AE6">
              <w:rPr>
                <w:rFonts w:ascii="Arial" w:hAnsi="Arial" w:cs="Arial"/>
                <w:b/>
                <w:bCs/>
                <w:highlight w:val="yellow"/>
              </w:rPr>
              <w:t>;</w:t>
            </w:r>
            <w:r w:rsidRPr="000C3AE6">
              <w:rPr>
                <w:rFonts w:ascii="Arial" w:hAnsi="Arial" w:cs="Arial"/>
                <w:highlight w:val="yellow"/>
              </w:rPr>
              <w:t xml:space="preserve"> Ins</w:t>
            </w:r>
          </w:p>
          <w:p w14:paraId="3B38FEAD" w14:textId="77777777" w:rsidR="00EF5C6C" w:rsidRPr="000C3AE6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0C3AE6">
              <w:rPr>
                <w:rFonts w:ascii="Arial" w:hAnsi="Arial" w:cs="Arial"/>
                <w:highlight w:val="yellow"/>
              </w:rPr>
              <w:t xml:space="preserve">   LinsV</w:t>
            </w:r>
            <w:r w:rsidRPr="000C3AE6">
              <w:rPr>
                <w:rFonts w:ascii="Arial" w:hAnsi="Arial" w:cs="Arial"/>
                <w:highlight w:val="yellow"/>
                <w:vertAlign w:val="subscript"/>
              </w:rPr>
              <w:t>0</w:t>
            </w:r>
            <w:r w:rsidRPr="000C3AE6">
              <w:rPr>
                <w:rFonts w:ascii="Arial" w:hAnsi="Arial" w:cs="Arial"/>
                <w:highlight w:val="yellow"/>
              </w:rPr>
              <w:t>.a = linsv_muchas(LinsV</w:t>
            </w:r>
            <w:r w:rsidRPr="000C3AE6">
              <w:rPr>
                <w:rFonts w:ascii="Arial" w:hAnsi="Arial" w:cs="Arial"/>
                <w:highlight w:val="yellow"/>
                <w:vertAlign w:val="subscript"/>
              </w:rPr>
              <w:t>1</w:t>
            </w:r>
            <w:r w:rsidRPr="000C3AE6">
              <w:rPr>
                <w:rFonts w:ascii="Arial" w:hAnsi="Arial" w:cs="Arial"/>
                <w:highlight w:val="yellow"/>
              </w:rPr>
              <w:t>.a, Ins.a)</w:t>
            </w:r>
          </w:p>
          <w:p w14:paraId="148F1695" w14:textId="77777777" w:rsidR="00EF5C6C" w:rsidRPr="000C3AE6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0C3AE6">
              <w:rPr>
                <w:rFonts w:ascii="Arial" w:hAnsi="Arial" w:cs="Arial"/>
                <w:highlight w:val="yellow"/>
              </w:rPr>
              <w:t>LinsV -&gt; Ins</w:t>
            </w:r>
          </w:p>
          <w:p w14:paraId="5061FC8A" w14:textId="77777777" w:rsidR="00EF5C6C" w:rsidRPr="000C3AE6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0C3AE6">
              <w:rPr>
                <w:rFonts w:ascii="Arial" w:hAnsi="Arial" w:cs="Arial"/>
                <w:highlight w:val="yellow"/>
              </w:rPr>
              <w:t xml:space="preserve">   LinsV.a = linsv_1(Ins.a)</w:t>
            </w:r>
          </w:p>
          <w:p w14:paraId="5A220CA1" w14:textId="77777777" w:rsidR="00EF5C6C" w:rsidRPr="000C3AE6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0C3AE6">
              <w:rPr>
                <w:rFonts w:ascii="Arial" w:hAnsi="Arial" w:cs="Arial"/>
                <w:highlight w:val="yellow"/>
              </w:rPr>
              <w:t>LinsV -&gt; ε</w:t>
            </w:r>
          </w:p>
          <w:p w14:paraId="674B55CD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  <w:highlight w:val="yellow"/>
              </w:rPr>
              <w:t xml:space="preserve">   LinsV.a = </w:t>
            </w:r>
            <w:r w:rsidRPr="000C3AE6">
              <w:rPr>
                <w:rFonts w:ascii="Arial" w:hAnsi="Arial" w:cs="Arial"/>
                <w:b/>
                <w:bCs/>
                <w:highlight w:val="yellow"/>
              </w:rPr>
              <w:t>null</w:t>
            </w:r>
          </w:p>
          <w:p w14:paraId="50278718" w14:textId="77777777" w:rsidR="00EF5C6C" w:rsidRPr="000C3AE6" w:rsidRDefault="00EF5C6C" w:rsidP="00EF5C6C">
            <w:pPr>
              <w:rPr>
                <w:rFonts w:ascii="Arial" w:hAnsi="Arial" w:cs="Arial"/>
              </w:rPr>
            </w:pPr>
          </w:p>
          <w:p w14:paraId="17767398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Ins -&gt; </w:t>
            </w:r>
            <w:r w:rsidRPr="000C3AE6">
              <w:rPr>
                <w:rFonts w:ascii="Arial" w:hAnsi="Arial" w:cs="Arial"/>
                <w:b/>
                <w:bCs/>
              </w:rPr>
              <w:t xml:space="preserve">read </w:t>
            </w:r>
            <w:r w:rsidRPr="000C3AE6">
              <w:rPr>
                <w:rFonts w:ascii="Arial" w:hAnsi="Arial" w:cs="Arial"/>
              </w:rPr>
              <w:t>E0</w:t>
            </w:r>
          </w:p>
          <w:p w14:paraId="363D59D3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   Ins.a = ins_read(E0.a)</w:t>
            </w:r>
          </w:p>
          <w:p w14:paraId="6AABB1B1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Ins -&gt; </w:t>
            </w:r>
            <w:r w:rsidRPr="000C3AE6">
              <w:rPr>
                <w:rFonts w:ascii="Arial" w:hAnsi="Arial" w:cs="Arial"/>
                <w:b/>
                <w:bCs/>
              </w:rPr>
              <w:t xml:space="preserve">write </w:t>
            </w:r>
            <w:r w:rsidRPr="000C3AE6">
              <w:rPr>
                <w:rFonts w:ascii="Arial" w:hAnsi="Arial" w:cs="Arial"/>
              </w:rPr>
              <w:t>E0</w:t>
            </w:r>
          </w:p>
          <w:p w14:paraId="57CCBC6D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   Ins.a = ins_write(E0.a)</w:t>
            </w:r>
          </w:p>
          <w:p w14:paraId="6465755E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Ins -&gt; </w:t>
            </w:r>
            <w:r w:rsidRPr="000C3AE6">
              <w:rPr>
                <w:rFonts w:ascii="Arial" w:hAnsi="Arial" w:cs="Arial"/>
                <w:b/>
                <w:bCs/>
              </w:rPr>
              <w:t>nl</w:t>
            </w:r>
          </w:p>
          <w:p w14:paraId="06C2C45E" w14:textId="424A0B75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   Ins.a = ins_nl()</w:t>
            </w:r>
          </w:p>
          <w:p w14:paraId="78F40052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Ins -&gt; </w:t>
            </w:r>
            <w:r w:rsidRPr="000C3AE6">
              <w:rPr>
                <w:rFonts w:ascii="Arial" w:hAnsi="Arial" w:cs="Arial"/>
                <w:b/>
                <w:bCs/>
              </w:rPr>
              <w:t xml:space="preserve">new </w:t>
            </w:r>
            <w:r w:rsidRPr="000C3AE6">
              <w:rPr>
                <w:rFonts w:ascii="Arial" w:hAnsi="Arial" w:cs="Arial"/>
              </w:rPr>
              <w:t>E0</w:t>
            </w:r>
          </w:p>
          <w:p w14:paraId="43BD3024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   Ins.a = ins_new(E0.a)</w:t>
            </w:r>
          </w:p>
          <w:p w14:paraId="4BECB3B6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Ins -&gt; </w:t>
            </w:r>
            <w:r w:rsidRPr="000C3AE6">
              <w:rPr>
                <w:rFonts w:ascii="Arial" w:hAnsi="Arial" w:cs="Arial"/>
                <w:b/>
                <w:bCs/>
              </w:rPr>
              <w:t xml:space="preserve">delete </w:t>
            </w:r>
            <w:r w:rsidRPr="000C3AE6">
              <w:rPr>
                <w:rFonts w:ascii="Arial" w:hAnsi="Arial" w:cs="Arial"/>
              </w:rPr>
              <w:t>E0</w:t>
            </w:r>
          </w:p>
          <w:p w14:paraId="52B736C4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   Ins.a = ins_delete(E0.a)</w:t>
            </w:r>
          </w:p>
          <w:p w14:paraId="59BCDB63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Ins -&gt; </w:t>
            </w:r>
            <w:r w:rsidRPr="000C3AE6">
              <w:rPr>
                <w:rFonts w:ascii="Arial" w:hAnsi="Arial" w:cs="Arial"/>
                <w:b/>
                <w:bCs/>
              </w:rPr>
              <w:t xml:space="preserve">call identificador ( </w:t>
            </w:r>
            <w:r w:rsidRPr="000C3AE6">
              <w:rPr>
                <w:rFonts w:ascii="Arial" w:hAnsi="Arial" w:cs="Arial"/>
              </w:rPr>
              <w:t xml:space="preserve">LParamsReales </w:t>
            </w:r>
            <w:r w:rsidRPr="000C3AE6">
              <w:rPr>
                <w:rFonts w:ascii="Arial" w:hAnsi="Arial" w:cs="Arial"/>
                <w:b/>
                <w:bCs/>
              </w:rPr>
              <w:t>)</w:t>
            </w:r>
          </w:p>
          <w:p w14:paraId="3D394B2B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  <w:b/>
                <w:bCs/>
              </w:rPr>
              <w:t xml:space="preserve">   </w:t>
            </w:r>
            <w:r w:rsidRPr="000C3AE6">
              <w:rPr>
                <w:rFonts w:ascii="Arial" w:hAnsi="Arial" w:cs="Arial"/>
              </w:rPr>
              <w:t>Ins.a = ins_call(</w:t>
            </w:r>
            <w:r w:rsidRPr="000C3AE6">
              <w:rPr>
                <w:rFonts w:ascii="Arial" w:hAnsi="Arial" w:cs="Arial"/>
                <w:b/>
                <w:bCs/>
              </w:rPr>
              <w:t>identificador</w:t>
            </w:r>
            <w:r w:rsidRPr="000C3AE6">
              <w:rPr>
                <w:rFonts w:ascii="Arial" w:hAnsi="Arial" w:cs="Arial"/>
              </w:rPr>
              <w:t>.lexema, LParamsReales.a)</w:t>
            </w:r>
          </w:p>
          <w:p w14:paraId="5A05812B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 </w:t>
            </w:r>
          </w:p>
          <w:p w14:paraId="20393294" w14:textId="77777777" w:rsidR="00EF5C6C" w:rsidRPr="000C3AE6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0C3AE6">
              <w:rPr>
                <w:rFonts w:ascii="Arial" w:hAnsi="Arial" w:cs="Arial"/>
                <w:highlight w:val="yellow"/>
              </w:rPr>
              <w:t xml:space="preserve">LParamsReales -&gt; LParamsReales </w:t>
            </w:r>
            <w:r w:rsidRPr="000C3AE6">
              <w:rPr>
                <w:rFonts w:ascii="Arial" w:hAnsi="Arial" w:cs="Arial"/>
                <w:b/>
                <w:bCs/>
                <w:highlight w:val="yellow"/>
              </w:rPr>
              <w:t>,</w:t>
            </w:r>
            <w:r w:rsidRPr="000C3AE6">
              <w:rPr>
                <w:rFonts w:ascii="Arial" w:hAnsi="Arial" w:cs="Arial"/>
                <w:highlight w:val="yellow"/>
              </w:rPr>
              <w:t xml:space="preserve"> E0</w:t>
            </w:r>
          </w:p>
          <w:p w14:paraId="4D561714" w14:textId="77777777" w:rsidR="00EF5C6C" w:rsidRPr="000C3AE6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0C3AE6">
              <w:rPr>
                <w:rFonts w:ascii="Arial" w:hAnsi="Arial" w:cs="Arial"/>
                <w:highlight w:val="yellow"/>
              </w:rPr>
              <w:t xml:space="preserve">   LParamsReales</w:t>
            </w:r>
            <w:r w:rsidRPr="000C3AE6">
              <w:rPr>
                <w:rFonts w:ascii="Arial" w:hAnsi="Arial" w:cs="Arial"/>
                <w:highlight w:val="yellow"/>
                <w:vertAlign w:val="subscript"/>
              </w:rPr>
              <w:t>0</w:t>
            </w:r>
            <w:r w:rsidRPr="000C3AE6">
              <w:rPr>
                <w:rFonts w:ascii="Arial" w:hAnsi="Arial" w:cs="Arial"/>
                <w:highlight w:val="yellow"/>
              </w:rPr>
              <w:t>.a = preales_muc(LParamsReales</w:t>
            </w:r>
            <w:r w:rsidRPr="000C3AE6">
              <w:rPr>
                <w:rFonts w:ascii="Arial" w:hAnsi="Arial" w:cs="Arial"/>
                <w:highlight w:val="yellow"/>
                <w:vertAlign w:val="subscript"/>
              </w:rPr>
              <w:t>1</w:t>
            </w:r>
            <w:r w:rsidRPr="000C3AE6">
              <w:rPr>
                <w:rFonts w:ascii="Arial" w:hAnsi="Arial" w:cs="Arial"/>
                <w:highlight w:val="yellow"/>
              </w:rPr>
              <w:t>.a, E0.a)</w:t>
            </w:r>
          </w:p>
          <w:p w14:paraId="7AC046C2" w14:textId="77777777" w:rsidR="00EF5C6C" w:rsidRPr="000C3AE6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0C3AE6">
              <w:rPr>
                <w:rFonts w:ascii="Arial" w:hAnsi="Arial" w:cs="Arial"/>
                <w:highlight w:val="yellow"/>
              </w:rPr>
              <w:t>LParamsReales -&gt; E0</w:t>
            </w:r>
          </w:p>
          <w:p w14:paraId="3D678147" w14:textId="77777777" w:rsidR="00EF5C6C" w:rsidRPr="000C3AE6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0C3AE6">
              <w:rPr>
                <w:rFonts w:ascii="Arial" w:hAnsi="Arial" w:cs="Arial"/>
                <w:highlight w:val="yellow"/>
              </w:rPr>
              <w:t xml:space="preserve">   LParamsReales.a = preales_1 (E0.a)</w:t>
            </w:r>
          </w:p>
          <w:p w14:paraId="46D763EC" w14:textId="77777777" w:rsidR="00EF5C6C" w:rsidRPr="000C3AE6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0C3AE6">
              <w:rPr>
                <w:rFonts w:ascii="Arial" w:hAnsi="Arial" w:cs="Arial"/>
                <w:highlight w:val="yellow"/>
              </w:rPr>
              <w:t>LParamsReales -&gt; ε</w:t>
            </w:r>
          </w:p>
          <w:p w14:paraId="50213A7D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  <w:highlight w:val="yellow"/>
              </w:rPr>
              <w:t xml:space="preserve">   LParamsReales.a = </w:t>
            </w:r>
            <w:r w:rsidRPr="000C3AE6">
              <w:rPr>
                <w:rFonts w:ascii="Arial" w:hAnsi="Arial" w:cs="Arial"/>
                <w:b/>
                <w:bCs/>
                <w:highlight w:val="yellow"/>
              </w:rPr>
              <w:t>null</w:t>
            </w:r>
          </w:p>
          <w:p w14:paraId="25CD9A83" w14:textId="77777777" w:rsidR="00EF5C6C" w:rsidRPr="000C3AE6" w:rsidRDefault="00EF5C6C" w:rsidP="00EF5C6C">
            <w:pPr>
              <w:rPr>
                <w:rFonts w:ascii="Arial" w:hAnsi="Arial" w:cs="Arial"/>
              </w:rPr>
            </w:pPr>
          </w:p>
          <w:p w14:paraId="5BAD69E8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Ins -&gt; Bloque</w:t>
            </w:r>
          </w:p>
          <w:p w14:paraId="26C4CCB7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   Ins.a = ins_bloque(Bloque.a)</w:t>
            </w:r>
          </w:p>
          <w:p w14:paraId="66EE3D61" w14:textId="3611F9D8" w:rsidR="00EF5C6C" w:rsidRPr="000C3AE6" w:rsidRDefault="00EF5C6C" w:rsidP="00EF5C6C">
            <w:pPr>
              <w:rPr>
                <w:rFonts w:ascii="Arial" w:hAnsi="Arial" w:cs="Arial"/>
              </w:rPr>
            </w:pPr>
          </w:p>
          <w:p w14:paraId="6AAAA763" w14:textId="2FE46B97" w:rsidR="00701BC2" w:rsidRPr="000C3AE6" w:rsidRDefault="00701BC2" w:rsidP="00EF5C6C">
            <w:pPr>
              <w:rPr>
                <w:rFonts w:ascii="Arial" w:hAnsi="Arial" w:cs="Arial"/>
              </w:rPr>
            </w:pPr>
          </w:p>
          <w:p w14:paraId="69004589" w14:textId="4A789620" w:rsidR="00701BC2" w:rsidRPr="000C3AE6" w:rsidRDefault="00701BC2" w:rsidP="00EF5C6C">
            <w:pPr>
              <w:rPr>
                <w:rFonts w:ascii="Arial" w:hAnsi="Arial" w:cs="Arial"/>
              </w:rPr>
            </w:pPr>
          </w:p>
          <w:p w14:paraId="0F241F0C" w14:textId="77777777" w:rsidR="00701BC2" w:rsidRPr="000C3AE6" w:rsidRDefault="00701BC2" w:rsidP="00EF5C6C">
            <w:pPr>
              <w:rPr>
                <w:rFonts w:ascii="Arial" w:hAnsi="Arial" w:cs="Arial"/>
              </w:rPr>
            </w:pPr>
          </w:p>
          <w:p w14:paraId="5CB59538" w14:textId="77777777" w:rsidR="00EF5C6C" w:rsidRPr="000C3AE6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0C3AE6">
              <w:rPr>
                <w:rFonts w:ascii="Arial" w:hAnsi="Arial" w:cs="Arial"/>
                <w:highlight w:val="yellow"/>
              </w:rPr>
              <w:t xml:space="preserve">E0 -&gt; E1 </w:t>
            </w:r>
            <w:r w:rsidRPr="000C3AE6">
              <w:rPr>
                <w:rFonts w:ascii="Arial" w:hAnsi="Arial" w:cs="Arial"/>
                <w:b/>
                <w:bCs/>
                <w:highlight w:val="yellow"/>
              </w:rPr>
              <w:t xml:space="preserve">+ </w:t>
            </w:r>
            <w:r w:rsidRPr="000C3AE6">
              <w:rPr>
                <w:rFonts w:ascii="Arial" w:hAnsi="Arial" w:cs="Arial"/>
                <w:highlight w:val="yellow"/>
              </w:rPr>
              <w:t>E0</w:t>
            </w:r>
          </w:p>
          <w:p w14:paraId="3D2A5D29" w14:textId="77777777" w:rsidR="00EF5C6C" w:rsidRPr="000C3AE6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0C3AE6">
              <w:rPr>
                <w:rFonts w:ascii="Arial" w:hAnsi="Arial" w:cs="Arial"/>
                <w:highlight w:val="yellow"/>
              </w:rPr>
              <w:t xml:space="preserve">   E0</w:t>
            </w:r>
            <w:r w:rsidRPr="000C3AE6">
              <w:rPr>
                <w:rFonts w:ascii="Arial" w:hAnsi="Arial" w:cs="Arial"/>
                <w:highlight w:val="yellow"/>
                <w:vertAlign w:val="subscript"/>
              </w:rPr>
              <w:t>0</w:t>
            </w:r>
            <w:r w:rsidRPr="000C3AE6">
              <w:rPr>
                <w:rFonts w:ascii="Arial" w:hAnsi="Arial" w:cs="Arial"/>
                <w:highlight w:val="yellow"/>
              </w:rPr>
              <w:t>.a = suma(E1.a, E0</w:t>
            </w:r>
            <w:r w:rsidRPr="000C3AE6">
              <w:rPr>
                <w:rFonts w:ascii="Arial" w:hAnsi="Arial" w:cs="Arial"/>
                <w:highlight w:val="yellow"/>
                <w:vertAlign w:val="subscript"/>
              </w:rPr>
              <w:t>1</w:t>
            </w:r>
            <w:r w:rsidRPr="000C3AE6">
              <w:rPr>
                <w:rFonts w:ascii="Arial" w:hAnsi="Arial" w:cs="Arial"/>
                <w:highlight w:val="yellow"/>
              </w:rPr>
              <w:t>.a)</w:t>
            </w:r>
          </w:p>
          <w:p w14:paraId="1D44C33E" w14:textId="77777777" w:rsidR="00EF5C6C" w:rsidRPr="000C3AE6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0C3AE6">
              <w:rPr>
                <w:rFonts w:ascii="Arial" w:hAnsi="Arial" w:cs="Arial"/>
                <w:highlight w:val="yellow"/>
              </w:rPr>
              <w:t xml:space="preserve">E0 -&gt; E1 </w:t>
            </w:r>
            <w:r w:rsidRPr="000C3AE6">
              <w:rPr>
                <w:rFonts w:ascii="Arial" w:hAnsi="Arial" w:cs="Arial"/>
                <w:highlight w:val="yellow"/>
              </w:rPr>
              <w:softHyphen/>
            </w:r>
            <w:r w:rsidRPr="000C3AE6">
              <w:rPr>
                <w:rFonts w:ascii="Arial" w:hAnsi="Arial" w:cs="Arial"/>
                <w:b/>
                <w:bCs/>
                <w:highlight w:val="yellow"/>
              </w:rPr>
              <w:t xml:space="preserve">- </w:t>
            </w:r>
            <w:r w:rsidRPr="000C3AE6">
              <w:rPr>
                <w:rFonts w:ascii="Arial" w:hAnsi="Arial" w:cs="Arial"/>
                <w:b/>
                <w:bCs/>
                <w:highlight w:val="yellow"/>
              </w:rPr>
              <w:softHyphen/>
            </w:r>
            <w:r w:rsidRPr="000C3AE6">
              <w:rPr>
                <w:rFonts w:ascii="Arial" w:hAnsi="Arial" w:cs="Arial"/>
                <w:highlight w:val="yellow"/>
              </w:rPr>
              <w:t>E1</w:t>
            </w:r>
          </w:p>
          <w:p w14:paraId="7202D0BA" w14:textId="77777777" w:rsidR="00EF5C6C" w:rsidRPr="000C3AE6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0C3AE6">
              <w:rPr>
                <w:rFonts w:ascii="Arial" w:hAnsi="Arial" w:cs="Arial"/>
                <w:highlight w:val="yellow"/>
                <w:lang w:val="es"/>
              </w:rPr>
              <w:t xml:space="preserve">   E0.a = resta(E1</w:t>
            </w:r>
            <w:r w:rsidRPr="000C3AE6">
              <w:rPr>
                <w:rFonts w:ascii="Arial" w:hAnsi="Arial" w:cs="Arial"/>
                <w:highlight w:val="yellow"/>
                <w:vertAlign w:val="subscript"/>
                <w:lang w:val="es"/>
              </w:rPr>
              <w:t>0</w:t>
            </w:r>
            <w:r w:rsidRPr="000C3AE6">
              <w:rPr>
                <w:rFonts w:ascii="Arial" w:hAnsi="Arial" w:cs="Arial"/>
                <w:highlight w:val="yellow"/>
                <w:lang w:val="es"/>
              </w:rPr>
              <w:t>.a, E1</w:t>
            </w:r>
            <w:r w:rsidRPr="000C3AE6">
              <w:rPr>
                <w:rFonts w:ascii="Arial" w:hAnsi="Arial" w:cs="Arial"/>
                <w:highlight w:val="yellow"/>
                <w:vertAlign w:val="subscript"/>
                <w:lang w:val="es"/>
              </w:rPr>
              <w:t>1</w:t>
            </w:r>
            <w:r w:rsidRPr="000C3AE6">
              <w:rPr>
                <w:rFonts w:ascii="Arial" w:hAnsi="Arial" w:cs="Arial"/>
                <w:highlight w:val="yellow"/>
                <w:lang w:val="es"/>
              </w:rPr>
              <w:t>.a)</w:t>
            </w:r>
          </w:p>
          <w:p w14:paraId="710E5A0A" w14:textId="77777777" w:rsidR="00EF5C6C" w:rsidRPr="000C3AE6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0C3AE6">
              <w:rPr>
                <w:rFonts w:ascii="Arial" w:hAnsi="Arial" w:cs="Arial"/>
                <w:highlight w:val="yellow"/>
              </w:rPr>
              <w:t>E0 -&gt; E1</w:t>
            </w:r>
          </w:p>
          <w:p w14:paraId="4EA1362E" w14:textId="77777777" w:rsidR="00EF5C6C" w:rsidRPr="000C3AE6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0C3AE6">
              <w:rPr>
                <w:rFonts w:ascii="Arial" w:hAnsi="Arial" w:cs="Arial"/>
                <w:highlight w:val="yellow"/>
              </w:rPr>
              <w:t xml:space="preserve">   E0.a = E1.a</w:t>
            </w:r>
          </w:p>
          <w:p w14:paraId="6CD0896D" w14:textId="77777777" w:rsidR="00EF5C6C" w:rsidRPr="000C3AE6" w:rsidRDefault="00EF5C6C" w:rsidP="00EF5C6C">
            <w:pPr>
              <w:rPr>
                <w:rFonts w:ascii="Arial" w:hAnsi="Arial" w:cs="Arial"/>
                <w:highlight w:val="yellow"/>
              </w:rPr>
            </w:pPr>
          </w:p>
          <w:p w14:paraId="1734FA6F" w14:textId="77777777" w:rsidR="00EF5C6C" w:rsidRPr="000C3AE6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0C3AE6">
              <w:rPr>
                <w:rFonts w:ascii="Arial" w:hAnsi="Arial" w:cs="Arial"/>
                <w:highlight w:val="yellow"/>
              </w:rPr>
              <w:t>E1 -&gt; E1 OpN1 E2</w:t>
            </w:r>
          </w:p>
          <w:p w14:paraId="66783416" w14:textId="77777777" w:rsidR="00EF5C6C" w:rsidRPr="000C3AE6" w:rsidRDefault="00EF5C6C" w:rsidP="00EF5C6C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  <w:r w:rsidRPr="000C3AE6">
              <w:rPr>
                <w:rFonts w:ascii="Arial" w:hAnsi="Arial" w:cs="Arial"/>
                <w:highlight w:val="yellow"/>
              </w:rPr>
              <w:t xml:space="preserve">   </w:t>
            </w:r>
            <w:r w:rsidRPr="000C3AE6">
              <w:rPr>
                <w:rFonts w:ascii="Arial" w:hAnsi="Arial" w:cs="Arial"/>
                <w:highlight w:val="yellow"/>
                <w:lang w:val="es"/>
              </w:rPr>
              <w:t>E1</w:t>
            </w:r>
            <w:r w:rsidRPr="000C3AE6">
              <w:rPr>
                <w:rFonts w:ascii="Arial" w:hAnsi="Arial" w:cs="Arial"/>
                <w:highlight w:val="yellow"/>
                <w:vertAlign w:val="subscript"/>
                <w:lang w:val="es"/>
              </w:rPr>
              <w:t>0</w:t>
            </w:r>
            <w:r w:rsidRPr="000C3AE6">
              <w:rPr>
                <w:rFonts w:ascii="Arial" w:hAnsi="Arial" w:cs="Arial"/>
                <w:highlight w:val="yellow"/>
                <w:lang w:val="es"/>
              </w:rPr>
              <w:t>.a = exp(OpN1.op, E1</w:t>
            </w:r>
            <w:r w:rsidRPr="000C3AE6">
              <w:rPr>
                <w:rFonts w:ascii="Arial" w:hAnsi="Arial" w:cs="Arial"/>
                <w:highlight w:val="yellow"/>
                <w:vertAlign w:val="subscript"/>
                <w:lang w:val="es"/>
              </w:rPr>
              <w:t>1</w:t>
            </w:r>
            <w:r w:rsidRPr="000C3AE6">
              <w:rPr>
                <w:rFonts w:ascii="Arial" w:hAnsi="Arial" w:cs="Arial"/>
                <w:highlight w:val="yellow"/>
                <w:lang w:val="es"/>
              </w:rPr>
              <w:t>.a, E2.a)</w:t>
            </w:r>
          </w:p>
          <w:p w14:paraId="2C731FF0" w14:textId="77777777" w:rsidR="00EF5C6C" w:rsidRPr="000C3AE6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0C3AE6">
              <w:rPr>
                <w:rFonts w:ascii="Arial" w:hAnsi="Arial" w:cs="Arial"/>
                <w:highlight w:val="yellow"/>
              </w:rPr>
              <w:t>E1 -&gt; E2</w:t>
            </w:r>
          </w:p>
          <w:p w14:paraId="579CFBE6" w14:textId="77777777" w:rsidR="00EF5C6C" w:rsidRPr="000C3AE6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0C3AE6">
              <w:rPr>
                <w:rFonts w:ascii="Arial" w:hAnsi="Arial" w:cs="Arial"/>
                <w:highlight w:val="yellow"/>
              </w:rPr>
              <w:t xml:space="preserve">   E1.a = E2.a</w:t>
            </w:r>
          </w:p>
          <w:p w14:paraId="73AC3671" w14:textId="77777777" w:rsidR="00EF5C6C" w:rsidRPr="000C3AE6" w:rsidRDefault="00EF5C6C" w:rsidP="00EF5C6C">
            <w:pPr>
              <w:rPr>
                <w:rFonts w:ascii="Arial" w:hAnsi="Arial" w:cs="Arial"/>
                <w:highlight w:val="yellow"/>
              </w:rPr>
            </w:pPr>
          </w:p>
          <w:p w14:paraId="30B194BF" w14:textId="77777777" w:rsidR="00EF5C6C" w:rsidRPr="000C3AE6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0C3AE6">
              <w:rPr>
                <w:rFonts w:ascii="Arial" w:hAnsi="Arial" w:cs="Arial"/>
                <w:highlight w:val="yellow"/>
              </w:rPr>
              <w:t>E2 -&gt; E2 OpN2 E3</w:t>
            </w:r>
          </w:p>
          <w:p w14:paraId="27A43B6E" w14:textId="77777777" w:rsidR="00EF5C6C" w:rsidRPr="000C3AE6" w:rsidRDefault="00EF5C6C" w:rsidP="00EF5C6C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  <w:r w:rsidRPr="000C3AE6">
              <w:rPr>
                <w:rFonts w:ascii="Arial" w:hAnsi="Arial" w:cs="Arial"/>
                <w:highlight w:val="yellow"/>
                <w:lang w:val="es"/>
              </w:rPr>
              <w:t xml:space="preserve">   E2</w:t>
            </w:r>
            <w:r w:rsidRPr="000C3AE6">
              <w:rPr>
                <w:rFonts w:ascii="Arial" w:hAnsi="Arial" w:cs="Arial"/>
                <w:highlight w:val="yellow"/>
                <w:vertAlign w:val="subscript"/>
                <w:lang w:val="es"/>
              </w:rPr>
              <w:t>0</w:t>
            </w:r>
            <w:r w:rsidRPr="000C3AE6">
              <w:rPr>
                <w:rFonts w:ascii="Arial" w:hAnsi="Arial" w:cs="Arial"/>
                <w:highlight w:val="yellow"/>
                <w:lang w:val="es"/>
              </w:rPr>
              <w:t>.a = exp(OpN2.op, E2</w:t>
            </w:r>
            <w:r w:rsidRPr="000C3AE6">
              <w:rPr>
                <w:rFonts w:ascii="Arial" w:hAnsi="Arial" w:cs="Arial"/>
                <w:highlight w:val="yellow"/>
                <w:vertAlign w:val="subscript"/>
                <w:lang w:val="es"/>
              </w:rPr>
              <w:t>1</w:t>
            </w:r>
            <w:r w:rsidRPr="000C3AE6">
              <w:rPr>
                <w:rFonts w:ascii="Arial" w:hAnsi="Arial" w:cs="Arial"/>
                <w:highlight w:val="yellow"/>
                <w:lang w:val="es"/>
              </w:rPr>
              <w:t>.a, E3.a)</w:t>
            </w:r>
          </w:p>
          <w:p w14:paraId="6288AED8" w14:textId="77777777" w:rsidR="00EF5C6C" w:rsidRPr="000C3AE6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0C3AE6">
              <w:rPr>
                <w:rFonts w:ascii="Arial" w:hAnsi="Arial" w:cs="Arial"/>
                <w:highlight w:val="yellow"/>
              </w:rPr>
              <w:t>E2 -&gt; E3</w:t>
            </w:r>
          </w:p>
          <w:p w14:paraId="30A8840A" w14:textId="77777777" w:rsidR="00EF5C6C" w:rsidRPr="000C3AE6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0C3AE6">
              <w:rPr>
                <w:rFonts w:ascii="Arial" w:hAnsi="Arial" w:cs="Arial"/>
                <w:highlight w:val="yellow"/>
              </w:rPr>
              <w:t xml:space="preserve">   E2.a = E3.a</w:t>
            </w:r>
          </w:p>
          <w:p w14:paraId="27387032" w14:textId="77777777" w:rsidR="00EF5C6C" w:rsidRPr="000C3AE6" w:rsidRDefault="00EF5C6C" w:rsidP="00EF5C6C">
            <w:pPr>
              <w:rPr>
                <w:rFonts w:ascii="Arial" w:hAnsi="Arial" w:cs="Arial"/>
                <w:highlight w:val="yellow"/>
              </w:rPr>
            </w:pPr>
          </w:p>
          <w:p w14:paraId="3B34F5F2" w14:textId="77777777" w:rsidR="00EF5C6C" w:rsidRPr="000C3AE6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0C3AE6">
              <w:rPr>
                <w:rFonts w:ascii="Arial" w:hAnsi="Arial" w:cs="Arial"/>
                <w:highlight w:val="yellow"/>
              </w:rPr>
              <w:t>E3 -&gt; E4 OpN3 E4</w:t>
            </w:r>
          </w:p>
          <w:p w14:paraId="79CC1F33" w14:textId="77777777" w:rsidR="00EF5C6C" w:rsidRPr="000C3AE6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0C3AE6">
              <w:rPr>
                <w:rFonts w:ascii="Arial" w:hAnsi="Arial" w:cs="Arial"/>
                <w:highlight w:val="yellow"/>
                <w:lang w:val="es"/>
              </w:rPr>
              <w:t xml:space="preserve">   E3.a = exp(OpN3.op, E4</w:t>
            </w:r>
            <w:r w:rsidRPr="000C3AE6">
              <w:rPr>
                <w:rFonts w:ascii="Arial" w:hAnsi="Arial" w:cs="Arial"/>
                <w:highlight w:val="yellow"/>
                <w:vertAlign w:val="subscript"/>
                <w:lang w:val="es"/>
              </w:rPr>
              <w:t>0</w:t>
            </w:r>
            <w:r w:rsidRPr="000C3AE6">
              <w:rPr>
                <w:rFonts w:ascii="Arial" w:hAnsi="Arial" w:cs="Arial"/>
                <w:highlight w:val="yellow"/>
                <w:lang w:val="es"/>
              </w:rPr>
              <w:t>.a, E4</w:t>
            </w:r>
            <w:r w:rsidRPr="000C3AE6">
              <w:rPr>
                <w:rFonts w:ascii="Arial" w:hAnsi="Arial" w:cs="Arial"/>
                <w:highlight w:val="yellow"/>
                <w:vertAlign w:val="subscript"/>
                <w:lang w:val="es"/>
              </w:rPr>
              <w:t>1</w:t>
            </w:r>
            <w:r w:rsidRPr="000C3AE6">
              <w:rPr>
                <w:rFonts w:ascii="Arial" w:hAnsi="Arial" w:cs="Arial"/>
                <w:highlight w:val="yellow"/>
                <w:lang w:val="es"/>
              </w:rPr>
              <w:t>.a)</w:t>
            </w:r>
          </w:p>
          <w:p w14:paraId="26D5E303" w14:textId="77777777" w:rsidR="00EF5C6C" w:rsidRPr="000C3AE6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0C3AE6">
              <w:rPr>
                <w:rFonts w:ascii="Arial" w:hAnsi="Arial" w:cs="Arial"/>
                <w:highlight w:val="yellow"/>
              </w:rPr>
              <w:t>E3 -&gt; E4</w:t>
            </w:r>
          </w:p>
          <w:p w14:paraId="7672AAC0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  <w:highlight w:val="yellow"/>
              </w:rPr>
              <w:t xml:space="preserve">  E3.a = E4.a</w:t>
            </w:r>
          </w:p>
          <w:p w14:paraId="28BE1DA1" w14:textId="77777777" w:rsidR="00EF5C6C" w:rsidRPr="000C3AE6" w:rsidRDefault="00EF5C6C" w:rsidP="00EF5C6C">
            <w:pPr>
              <w:rPr>
                <w:rFonts w:ascii="Arial" w:hAnsi="Arial" w:cs="Arial"/>
              </w:rPr>
            </w:pPr>
          </w:p>
          <w:p w14:paraId="20837ADD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E4 -&gt; </w:t>
            </w:r>
            <w:r w:rsidRPr="000C3AE6">
              <w:rPr>
                <w:rFonts w:ascii="Arial" w:hAnsi="Arial" w:cs="Arial"/>
                <w:b/>
                <w:bCs/>
              </w:rPr>
              <w:t xml:space="preserve">- </w:t>
            </w:r>
            <w:r w:rsidRPr="000C3AE6">
              <w:rPr>
                <w:rFonts w:ascii="Arial" w:hAnsi="Arial" w:cs="Arial"/>
              </w:rPr>
              <w:t>E5</w:t>
            </w:r>
          </w:p>
          <w:p w14:paraId="6F0D2DCC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  <w:lang w:val="es"/>
              </w:rPr>
              <w:t xml:space="preserve">   E4.a = menos(E5.a)</w:t>
            </w:r>
          </w:p>
          <w:p w14:paraId="67A2F02E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E4 -&gt; </w:t>
            </w:r>
            <w:r w:rsidRPr="000C3AE6">
              <w:rPr>
                <w:rFonts w:ascii="Arial" w:hAnsi="Arial" w:cs="Arial"/>
                <w:b/>
                <w:bCs/>
              </w:rPr>
              <w:t xml:space="preserve">not </w:t>
            </w:r>
            <w:r w:rsidRPr="000C3AE6">
              <w:rPr>
                <w:rFonts w:ascii="Arial" w:hAnsi="Arial" w:cs="Arial"/>
              </w:rPr>
              <w:t>E4</w:t>
            </w:r>
          </w:p>
          <w:p w14:paraId="70E50553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   </w:t>
            </w:r>
            <w:r w:rsidRPr="000C3AE6">
              <w:rPr>
                <w:rFonts w:ascii="Arial" w:hAnsi="Arial" w:cs="Arial"/>
                <w:lang w:val="es"/>
              </w:rPr>
              <w:t>E4</w:t>
            </w:r>
            <w:r w:rsidRPr="000C3AE6">
              <w:rPr>
                <w:rFonts w:ascii="Arial" w:hAnsi="Arial" w:cs="Arial"/>
                <w:vertAlign w:val="subscript"/>
                <w:lang w:val="es"/>
              </w:rPr>
              <w:t>0</w:t>
            </w:r>
            <w:r w:rsidRPr="000C3AE6">
              <w:rPr>
                <w:rFonts w:ascii="Arial" w:hAnsi="Arial" w:cs="Arial"/>
                <w:lang w:val="es"/>
              </w:rPr>
              <w:t>.a = not(E4</w:t>
            </w:r>
            <w:r w:rsidRPr="000C3AE6">
              <w:rPr>
                <w:rFonts w:ascii="Arial" w:hAnsi="Arial" w:cs="Arial"/>
                <w:vertAlign w:val="subscript"/>
                <w:lang w:val="es"/>
              </w:rPr>
              <w:t>1</w:t>
            </w:r>
            <w:r w:rsidRPr="000C3AE6">
              <w:rPr>
                <w:rFonts w:ascii="Arial" w:hAnsi="Arial" w:cs="Arial"/>
                <w:lang w:val="es"/>
              </w:rPr>
              <w:t>.a)</w:t>
            </w:r>
          </w:p>
          <w:p w14:paraId="1D0A4195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E4 -&gt; E5</w:t>
            </w:r>
          </w:p>
          <w:p w14:paraId="2D82B17E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   E4.a = E5.a</w:t>
            </w:r>
          </w:p>
          <w:p w14:paraId="09E009BD" w14:textId="77777777" w:rsidR="00EF5C6C" w:rsidRPr="000C3AE6" w:rsidRDefault="00EF5C6C" w:rsidP="00EF5C6C">
            <w:pPr>
              <w:rPr>
                <w:rFonts w:ascii="Arial" w:hAnsi="Arial" w:cs="Arial"/>
              </w:rPr>
            </w:pPr>
          </w:p>
          <w:p w14:paraId="72E25EC4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  <w:highlight w:val="yellow"/>
              </w:rPr>
            </w:pPr>
            <w:r w:rsidRPr="000C3AE6">
              <w:rPr>
                <w:rFonts w:ascii="Arial" w:hAnsi="Arial" w:cs="Arial"/>
                <w:highlight w:val="yellow"/>
              </w:rPr>
              <w:t xml:space="preserve">E5 -&gt; E5 </w:t>
            </w:r>
            <w:r w:rsidRPr="000C3AE6">
              <w:rPr>
                <w:rFonts w:ascii="Arial" w:hAnsi="Arial" w:cs="Arial"/>
                <w:b/>
                <w:bCs/>
                <w:highlight w:val="yellow"/>
              </w:rPr>
              <w:t xml:space="preserve">[ </w:t>
            </w:r>
            <w:r w:rsidRPr="000C3AE6">
              <w:rPr>
                <w:rFonts w:ascii="Arial" w:hAnsi="Arial" w:cs="Arial"/>
                <w:highlight w:val="yellow"/>
              </w:rPr>
              <w:t xml:space="preserve">E0 </w:t>
            </w:r>
            <w:r w:rsidRPr="000C3AE6">
              <w:rPr>
                <w:rFonts w:ascii="Arial" w:hAnsi="Arial" w:cs="Arial"/>
                <w:b/>
                <w:bCs/>
                <w:highlight w:val="yellow"/>
              </w:rPr>
              <w:t>]</w:t>
            </w:r>
          </w:p>
          <w:p w14:paraId="715A6D80" w14:textId="77777777" w:rsidR="00EF5C6C" w:rsidRPr="000C3AE6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0C3AE6">
              <w:rPr>
                <w:rFonts w:ascii="Arial" w:hAnsi="Arial" w:cs="Arial"/>
                <w:b/>
                <w:bCs/>
                <w:highlight w:val="yellow"/>
              </w:rPr>
              <w:t xml:space="preserve">   </w:t>
            </w:r>
            <w:r w:rsidRPr="000C3AE6">
              <w:rPr>
                <w:rFonts w:ascii="Arial" w:hAnsi="Arial" w:cs="Arial"/>
                <w:highlight w:val="yellow"/>
              </w:rPr>
              <w:t>E5</w:t>
            </w:r>
            <w:r w:rsidRPr="000C3AE6">
              <w:rPr>
                <w:rFonts w:ascii="Arial" w:hAnsi="Arial" w:cs="Arial"/>
                <w:highlight w:val="yellow"/>
                <w:vertAlign w:val="subscript"/>
              </w:rPr>
              <w:t>0</w:t>
            </w:r>
            <w:r w:rsidRPr="000C3AE6">
              <w:rPr>
                <w:rFonts w:ascii="Arial" w:hAnsi="Arial" w:cs="Arial"/>
                <w:highlight w:val="yellow"/>
              </w:rPr>
              <w:t>.a = index(E5</w:t>
            </w:r>
            <w:r w:rsidRPr="000C3AE6">
              <w:rPr>
                <w:rFonts w:ascii="Arial" w:hAnsi="Arial" w:cs="Arial"/>
                <w:highlight w:val="yellow"/>
                <w:vertAlign w:val="subscript"/>
              </w:rPr>
              <w:t>1</w:t>
            </w:r>
            <w:r w:rsidRPr="000C3AE6">
              <w:rPr>
                <w:rFonts w:ascii="Arial" w:hAnsi="Arial" w:cs="Arial"/>
                <w:highlight w:val="yellow"/>
              </w:rPr>
              <w:t>.a, E0.a)</w:t>
            </w:r>
          </w:p>
          <w:p w14:paraId="3527C1B6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  <w:highlight w:val="yellow"/>
              </w:rPr>
            </w:pPr>
            <w:r w:rsidRPr="000C3AE6">
              <w:rPr>
                <w:rFonts w:ascii="Arial" w:hAnsi="Arial" w:cs="Arial"/>
                <w:highlight w:val="yellow"/>
              </w:rPr>
              <w:t xml:space="preserve">E5 -&gt; E5 </w:t>
            </w:r>
            <w:r w:rsidRPr="000C3AE6">
              <w:rPr>
                <w:rFonts w:ascii="Arial" w:hAnsi="Arial" w:cs="Arial"/>
                <w:b/>
                <w:bCs/>
                <w:highlight w:val="yellow"/>
              </w:rPr>
              <w:t>. identificador</w:t>
            </w:r>
          </w:p>
          <w:p w14:paraId="513F207C" w14:textId="1250AC5D" w:rsidR="00EF5C6C" w:rsidRPr="000C3AE6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0C3AE6">
              <w:rPr>
                <w:rFonts w:ascii="Arial" w:hAnsi="Arial" w:cs="Arial"/>
                <w:highlight w:val="yellow"/>
              </w:rPr>
              <w:t xml:space="preserve">   E5</w:t>
            </w:r>
            <w:r w:rsidRPr="000C3AE6">
              <w:rPr>
                <w:rFonts w:ascii="Arial" w:hAnsi="Arial" w:cs="Arial"/>
                <w:highlight w:val="yellow"/>
                <w:vertAlign w:val="subscript"/>
              </w:rPr>
              <w:t>0</w:t>
            </w:r>
            <w:r w:rsidRPr="000C3AE6">
              <w:rPr>
                <w:rFonts w:ascii="Arial" w:hAnsi="Arial" w:cs="Arial"/>
                <w:highlight w:val="yellow"/>
              </w:rPr>
              <w:t>.a = access_reg</w:t>
            </w:r>
            <w:r w:rsidR="00E11D2E" w:rsidRPr="000C3AE6">
              <w:rPr>
                <w:rFonts w:ascii="Arial" w:hAnsi="Arial" w:cs="Arial"/>
                <w:highlight w:val="yellow"/>
              </w:rPr>
              <w:t>_punto</w:t>
            </w:r>
            <w:r w:rsidRPr="000C3AE6">
              <w:rPr>
                <w:rFonts w:ascii="Arial" w:hAnsi="Arial" w:cs="Arial"/>
                <w:highlight w:val="yellow"/>
              </w:rPr>
              <w:t>(E5</w:t>
            </w:r>
            <w:r w:rsidRPr="000C3AE6">
              <w:rPr>
                <w:rFonts w:ascii="Arial" w:hAnsi="Arial" w:cs="Arial"/>
                <w:highlight w:val="yellow"/>
                <w:vertAlign w:val="subscript"/>
              </w:rPr>
              <w:t>1</w:t>
            </w:r>
            <w:r w:rsidRPr="000C3AE6">
              <w:rPr>
                <w:rFonts w:ascii="Arial" w:hAnsi="Arial" w:cs="Arial"/>
                <w:highlight w:val="yellow"/>
              </w:rPr>
              <w:t xml:space="preserve">.a, </w:t>
            </w:r>
            <w:r w:rsidRPr="000C3AE6">
              <w:rPr>
                <w:rFonts w:ascii="Arial" w:hAnsi="Arial" w:cs="Arial"/>
                <w:b/>
                <w:bCs/>
                <w:highlight w:val="yellow"/>
              </w:rPr>
              <w:t>identificador</w:t>
            </w:r>
            <w:r w:rsidRPr="000C3AE6">
              <w:rPr>
                <w:rFonts w:ascii="Arial" w:hAnsi="Arial" w:cs="Arial"/>
                <w:highlight w:val="yellow"/>
              </w:rPr>
              <w:t>.lexema)</w:t>
            </w:r>
          </w:p>
          <w:p w14:paraId="7DCE05D1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  <w:highlight w:val="yellow"/>
              </w:rPr>
            </w:pPr>
            <w:r w:rsidRPr="000C3AE6">
              <w:rPr>
                <w:rFonts w:ascii="Arial" w:hAnsi="Arial" w:cs="Arial"/>
                <w:highlight w:val="yellow"/>
              </w:rPr>
              <w:t xml:space="preserve">E5 -&gt; E5 </w:t>
            </w:r>
            <w:r w:rsidRPr="000C3AE6">
              <w:rPr>
                <w:rFonts w:ascii="Arial" w:hAnsi="Arial" w:cs="Arial"/>
                <w:b/>
                <w:bCs/>
                <w:highlight w:val="yellow"/>
              </w:rPr>
              <w:t>-&gt; identificador</w:t>
            </w:r>
          </w:p>
          <w:p w14:paraId="63C21BC9" w14:textId="201F3D5F" w:rsidR="00EF5C6C" w:rsidRPr="000C3AE6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0C3AE6">
              <w:rPr>
                <w:rFonts w:ascii="Arial" w:hAnsi="Arial" w:cs="Arial"/>
                <w:highlight w:val="yellow"/>
              </w:rPr>
              <w:t xml:space="preserve">   E5</w:t>
            </w:r>
            <w:r w:rsidRPr="000C3AE6">
              <w:rPr>
                <w:rFonts w:ascii="Arial" w:hAnsi="Arial" w:cs="Arial"/>
                <w:highlight w:val="yellow"/>
                <w:vertAlign w:val="subscript"/>
              </w:rPr>
              <w:t>0</w:t>
            </w:r>
            <w:r w:rsidRPr="000C3AE6">
              <w:rPr>
                <w:rFonts w:ascii="Arial" w:hAnsi="Arial" w:cs="Arial"/>
                <w:highlight w:val="yellow"/>
              </w:rPr>
              <w:t>.a = access_reg</w:t>
            </w:r>
            <w:r w:rsidR="00E11D2E" w:rsidRPr="000C3AE6">
              <w:rPr>
                <w:rFonts w:ascii="Arial" w:hAnsi="Arial" w:cs="Arial"/>
                <w:highlight w:val="yellow"/>
              </w:rPr>
              <w:t>_flecha</w:t>
            </w:r>
            <w:r w:rsidRPr="000C3AE6">
              <w:rPr>
                <w:rFonts w:ascii="Arial" w:hAnsi="Arial" w:cs="Arial"/>
                <w:highlight w:val="yellow"/>
              </w:rPr>
              <w:t>(E5</w:t>
            </w:r>
            <w:r w:rsidRPr="000C3AE6">
              <w:rPr>
                <w:rFonts w:ascii="Arial" w:hAnsi="Arial" w:cs="Arial"/>
                <w:highlight w:val="yellow"/>
                <w:vertAlign w:val="subscript"/>
              </w:rPr>
              <w:t>1</w:t>
            </w:r>
            <w:r w:rsidRPr="000C3AE6">
              <w:rPr>
                <w:rFonts w:ascii="Arial" w:hAnsi="Arial" w:cs="Arial"/>
                <w:highlight w:val="yellow"/>
              </w:rPr>
              <w:t xml:space="preserve">.a, </w:t>
            </w:r>
            <w:r w:rsidRPr="000C3AE6">
              <w:rPr>
                <w:rFonts w:ascii="Arial" w:hAnsi="Arial" w:cs="Arial"/>
                <w:b/>
                <w:bCs/>
                <w:highlight w:val="yellow"/>
              </w:rPr>
              <w:t>identificador</w:t>
            </w:r>
            <w:r w:rsidRPr="000C3AE6">
              <w:rPr>
                <w:rFonts w:ascii="Arial" w:hAnsi="Arial" w:cs="Arial"/>
                <w:highlight w:val="yellow"/>
              </w:rPr>
              <w:t>.lexema)</w:t>
            </w:r>
          </w:p>
          <w:p w14:paraId="28B0C769" w14:textId="11FF1980" w:rsidR="00EF5C6C" w:rsidRPr="000C3AE6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0C3AE6">
              <w:rPr>
                <w:rFonts w:ascii="Arial" w:hAnsi="Arial" w:cs="Arial"/>
                <w:highlight w:val="yellow"/>
              </w:rPr>
              <w:t>E5 -&gt; E6</w:t>
            </w:r>
          </w:p>
          <w:p w14:paraId="028205E4" w14:textId="742ECDE8" w:rsidR="00D37549" w:rsidRPr="000C3AE6" w:rsidRDefault="00D37549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  <w:highlight w:val="yellow"/>
              </w:rPr>
              <w:t xml:space="preserve">   E5.a = E6.a</w:t>
            </w:r>
          </w:p>
          <w:p w14:paraId="20DED55F" w14:textId="77777777" w:rsidR="00EF5C6C" w:rsidRPr="000C3AE6" w:rsidRDefault="00EF5C6C" w:rsidP="00EF5C6C">
            <w:pPr>
              <w:rPr>
                <w:rFonts w:ascii="Arial" w:hAnsi="Arial" w:cs="Arial"/>
              </w:rPr>
            </w:pPr>
          </w:p>
          <w:p w14:paraId="1FAC6944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E6 -&gt; </w:t>
            </w:r>
            <w:r w:rsidRPr="000C3AE6">
              <w:rPr>
                <w:rFonts w:ascii="Arial" w:hAnsi="Arial" w:cs="Arial"/>
                <w:b/>
                <w:bCs/>
              </w:rPr>
              <w:t xml:space="preserve">* </w:t>
            </w:r>
            <w:r w:rsidRPr="000C3AE6">
              <w:rPr>
                <w:rFonts w:ascii="Arial" w:hAnsi="Arial" w:cs="Arial"/>
              </w:rPr>
              <w:t>E6</w:t>
            </w:r>
          </w:p>
          <w:p w14:paraId="344F21AE" w14:textId="77777777" w:rsidR="00EF5C6C" w:rsidRPr="000C3AE6" w:rsidRDefault="00EF5C6C" w:rsidP="00EF5C6C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  <w:r w:rsidRPr="000C3AE6">
              <w:rPr>
                <w:rFonts w:ascii="Arial" w:hAnsi="Arial" w:cs="Arial"/>
              </w:rPr>
              <w:t xml:space="preserve">   E6</w:t>
            </w:r>
            <w:r w:rsidRPr="000C3AE6">
              <w:rPr>
                <w:rFonts w:ascii="Arial" w:hAnsi="Arial" w:cs="Arial"/>
                <w:vertAlign w:val="subscript"/>
              </w:rPr>
              <w:t>0</w:t>
            </w:r>
            <w:r w:rsidRPr="000C3AE6">
              <w:rPr>
                <w:rFonts w:ascii="Arial" w:hAnsi="Arial" w:cs="Arial"/>
              </w:rPr>
              <w:t xml:space="preserve">.a = </w:t>
            </w:r>
            <w:r w:rsidRPr="000C3AE6">
              <w:rPr>
                <w:rFonts w:ascii="Arial" w:hAnsi="Arial" w:cs="Arial"/>
                <w:lang w:val="es"/>
              </w:rPr>
              <w:t>indireccion(E6</w:t>
            </w:r>
            <w:r w:rsidRPr="000C3AE6">
              <w:rPr>
                <w:rFonts w:ascii="Arial" w:hAnsi="Arial" w:cs="Arial"/>
                <w:vertAlign w:val="subscript"/>
                <w:lang w:val="es"/>
              </w:rPr>
              <w:t>1</w:t>
            </w:r>
            <w:r w:rsidRPr="000C3AE6">
              <w:rPr>
                <w:rFonts w:ascii="Arial" w:hAnsi="Arial" w:cs="Arial"/>
                <w:lang w:val="es"/>
              </w:rPr>
              <w:t>.a)</w:t>
            </w:r>
          </w:p>
          <w:p w14:paraId="5ACBF118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E6 -&gt; E7</w:t>
            </w:r>
          </w:p>
          <w:p w14:paraId="5CECFA3D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   E6.a = E7.a</w:t>
            </w:r>
          </w:p>
          <w:p w14:paraId="0A48CBCF" w14:textId="77777777" w:rsidR="00EF5C6C" w:rsidRPr="000C3AE6" w:rsidRDefault="00EF5C6C" w:rsidP="00EF5C6C">
            <w:pPr>
              <w:rPr>
                <w:rFonts w:ascii="Arial" w:hAnsi="Arial" w:cs="Arial"/>
              </w:rPr>
            </w:pPr>
          </w:p>
          <w:p w14:paraId="25BF68EB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E7 -&gt; </w:t>
            </w:r>
            <w:r w:rsidRPr="000C3AE6">
              <w:rPr>
                <w:rFonts w:ascii="Arial" w:hAnsi="Arial" w:cs="Arial"/>
                <w:b/>
                <w:bCs/>
              </w:rPr>
              <w:t>identificador</w:t>
            </w:r>
          </w:p>
          <w:p w14:paraId="3B28B2FF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   E7.a = identificador(</w:t>
            </w:r>
            <w:r w:rsidRPr="000C3AE6">
              <w:rPr>
                <w:rFonts w:ascii="Arial" w:hAnsi="Arial" w:cs="Arial"/>
                <w:b/>
                <w:bCs/>
              </w:rPr>
              <w:t>identificador</w:t>
            </w:r>
            <w:r w:rsidRPr="000C3AE6">
              <w:rPr>
                <w:rFonts w:ascii="Arial" w:hAnsi="Arial" w:cs="Arial"/>
              </w:rPr>
              <w:t>.lexema)</w:t>
            </w:r>
          </w:p>
          <w:p w14:paraId="2367C03F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E7 -&gt; </w:t>
            </w:r>
            <w:r w:rsidRPr="000C3AE6">
              <w:rPr>
                <w:rFonts w:ascii="Arial" w:hAnsi="Arial" w:cs="Arial"/>
                <w:b/>
                <w:bCs/>
              </w:rPr>
              <w:t>numEnt</w:t>
            </w:r>
          </w:p>
          <w:p w14:paraId="5E470208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  <w:b/>
                <w:bCs/>
              </w:rPr>
              <w:t xml:space="preserve">   </w:t>
            </w:r>
            <w:r w:rsidRPr="000C3AE6">
              <w:rPr>
                <w:rFonts w:ascii="Arial" w:hAnsi="Arial" w:cs="Arial"/>
              </w:rPr>
              <w:t>E7.a = identificador(</w:t>
            </w:r>
            <w:r w:rsidRPr="000C3AE6">
              <w:rPr>
                <w:rFonts w:ascii="Arial" w:hAnsi="Arial" w:cs="Arial"/>
                <w:b/>
                <w:bCs/>
              </w:rPr>
              <w:t>numEnt</w:t>
            </w:r>
            <w:r w:rsidRPr="000C3AE6">
              <w:rPr>
                <w:rFonts w:ascii="Arial" w:hAnsi="Arial" w:cs="Arial"/>
              </w:rPr>
              <w:t>.lexema)</w:t>
            </w:r>
          </w:p>
          <w:p w14:paraId="6525E23E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E7 -&gt; </w:t>
            </w:r>
            <w:r w:rsidRPr="000C3AE6">
              <w:rPr>
                <w:rFonts w:ascii="Arial" w:hAnsi="Arial" w:cs="Arial"/>
                <w:b/>
                <w:bCs/>
              </w:rPr>
              <w:t>numReal</w:t>
            </w:r>
          </w:p>
          <w:p w14:paraId="79654F98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   E7.a = identificador(</w:t>
            </w:r>
            <w:r w:rsidRPr="000C3AE6">
              <w:rPr>
                <w:rFonts w:ascii="Arial" w:hAnsi="Arial" w:cs="Arial"/>
                <w:b/>
                <w:bCs/>
              </w:rPr>
              <w:t>numReal</w:t>
            </w:r>
            <w:r w:rsidRPr="000C3AE6">
              <w:rPr>
                <w:rFonts w:ascii="Arial" w:hAnsi="Arial" w:cs="Arial"/>
              </w:rPr>
              <w:t>.lexema)</w:t>
            </w:r>
          </w:p>
          <w:p w14:paraId="3EAB69B6" w14:textId="77777777" w:rsidR="00EF5C6C" w:rsidRPr="000C3AE6" w:rsidRDefault="00EF5C6C" w:rsidP="00EF5C6C">
            <w:pPr>
              <w:tabs>
                <w:tab w:val="left" w:pos="851"/>
              </w:tabs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E7 -&gt; </w:t>
            </w:r>
            <w:r w:rsidRPr="000C3AE6">
              <w:rPr>
                <w:rFonts w:ascii="Arial" w:hAnsi="Arial" w:cs="Arial"/>
                <w:b/>
                <w:bCs/>
              </w:rPr>
              <w:t>true</w:t>
            </w:r>
          </w:p>
          <w:p w14:paraId="51034FBF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  <w:b/>
                <w:bCs/>
              </w:rPr>
              <w:t xml:space="preserve">   </w:t>
            </w:r>
            <w:r w:rsidRPr="000C3AE6">
              <w:rPr>
                <w:rFonts w:ascii="Arial" w:hAnsi="Arial" w:cs="Arial"/>
              </w:rPr>
              <w:t>E7.a = true()</w:t>
            </w:r>
          </w:p>
          <w:p w14:paraId="07172A0E" w14:textId="77777777" w:rsidR="00EF5C6C" w:rsidRPr="000C3AE6" w:rsidRDefault="00EF5C6C" w:rsidP="00EF5C6C">
            <w:pPr>
              <w:tabs>
                <w:tab w:val="left" w:pos="851"/>
              </w:tabs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E7 -&gt; </w:t>
            </w:r>
            <w:r w:rsidRPr="000C3AE6">
              <w:rPr>
                <w:rFonts w:ascii="Arial" w:hAnsi="Arial" w:cs="Arial"/>
                <w:b/>
                <w:bCs/>
              </w:rPr>
              <w:t>false</w:t>
            </w:r>
          </w:p>
          <w:p w14:paraId="1EB5227F" w14:textId="77777777" w:rsidR="00EF5C6C" w:rsidRPr="000C3AE6" w:rsidRDefault="00EF5C6C" w:rsidP="00EF5C6C">
            <w:pPr>
              <w:tabs>
                <w:tab w:val="left" w:pos="851"/>
              </w:tabs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  <w:b/>
                <w:bCs/>
              </w:rPr>
              <w:t xml:space="preserve">   </w:t>
            </w:r>
            <w:r w:rsidRPr="000C3AE6">
              <w:rPr>
                <w:rFonts w:ascii="Arial" w:hAnsi="Arial" w:cs="Arial"/>
              </w:rPr>
              <w:t>E7.a = false()</w:t>
            </w:r>
          </w:p>
          <w:p w14:paraId="25F91996" w14:textId="77777777" w:rsidR="00EF5C6C" w:rsidRPr="000C3AE6" w:rsidRDefault="00EF5C6C" w:rsidP="00EF5C6C">
            <w:pPr>
              <w:tabs>
                <w:tab w:val="left" w:pos="851"/>
              </w:tabs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E7 -&gt; </w:t>
            </w:r>
            <w:r w:rsidRPr="000C3AE6">
              <w:rPr>
                <w:rFonts w:ascii="Arial" w:hAnsi="Arial" w:cs="Arial"/>
                <w:b/>
                <w:bCs/>
              </w:rPr>
              <w:t>cadena</w:t>
            </w:r>
          </w:p>
          <w:p w14:paraId="605752DA" w14:textId="77777777" w:rsidR="00EF5C6C" w:rsidRPr="000C3AE6" w:rsidRDefault="00EF5C6C" w:rsidP="00EF5C6C">
            <w:pPr>
              <w:tabs>
                <w:tab w:val="left" w:pos="851"/>
              </w:tabs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   E7.a = cadena(</w:t>
            </w:r>
            <w:r w:rsidRPr="000C3AE6">
              <w:rPr>
                <w:rFonts w:ascii="Arial" w:hAnsi="Arial" w:cs="Arial"/>
                <w:b/>
                <w:bCs/>
              </w:rPr>
              <w:t>cadena</w:t>
            </w:r>
            <w:r w:rsidRPr="000C3AE6">
              <w:rPr>
                <w:rFonts w:ascii="Arial" w:hAnsi="Arial" w:cs="Arial"/>
              </w:rPr>
              <w:t>.lexema)</w:t>
            </w:r>
          </w:p>
          <w:p w14:paraId="11125A5A" w14:textId="77777777" w:rsidR="00EF5C6C" w:rsidRPr="000C3AE6" w:rsidRDefault="00EF5C6C" w:rsidP="00EF5C6C">
            <w:pPr>
              <w:tabs>
                <w:tab w:val="left" w:pos="851"/>
              </w:tabs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E7 -&gt; </w:t>
            </w:r>
            <w:r w:rsidRPr="000C3AE6">
              <w:rPr>
                <w:rFonts w:ascii="Arial" w:hAnsi="Arial" w:cs="Arial"/>
                <w:b/>
                <w:bCs/>
              </w:rPr>
              <w:t>null</w:t>
            </w:r>
          </w:p>
          <w:p w14:paraId="0820EA6B" w14:textId="77777777" w:rsidR="00EF5C6C" w:rsidRPr="000C3AE6" w:rsidRDefault="00EF5C6C" w:rsidP="00EF5C6C">
            <w:pPr>
              <w:tabs>
                <w:tab w:val="left" w:pos="851"/>
              </w:tabs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  <w:b/>
                <w:bCs/>
              </w:rPr>
              <w:t xml:space="preserve">   </w:t>
            </w:r>
            <w:r w:rsidRPr="000C3AE6">
              <w:rPr>
                <w:rFonts w:ascii="Arial" w:hAnsi="Arial" w:cs="Arial"/>
              </w:rPr>
              <w:t>E7.a = null()</w:t>
            </w:r>
          </w:p>
          <w:p w14:paraId="71CDB56D" w14:textId="77777777" w:rsidR="00EF5C6C" w:rsidRPr="000C3AE6" w:rsidRDefault="00EF5C6C" w:rsidP="00EF5C6C">
            <w:pPr>
              <w:tabs>
                <w:tab w:val="left" w:pos="851"/>
              </w:tabs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E7 -&gt; </w:t>
            </w:r>
            <w:r w:rsidRPr="000C3AE6">
              <w:rPr>
                <w:rFonts w:ascii="Arial" w:hAnsi="Arial" w:cs="Arial"/>
                <w:b/>
                <w:bCs/>
              </w:rPr>
              <w:t xml:space="preserve">( </w:t>
            </w:r>
            <w:r w:rsidRPr="000C3AE6">
              <w:rPr>
                <w:rFonts w:ascii="Arial" w:hAnsi="Arial" w:cs="Arial"/>
              </w:rPr>
              <w:t xml:space="preserve">E0 </w:t>
            </w:r>
            <w:r w:rsidRPr="000C3AE6">
              <w:rPr>
                <w:rFonts w:ascii="Arial" w:hAnsi="Arial" w:cs="Arial"/>
                <w:b/>
                <w:bCs/>
              </w:rPr>
              <w:t>)</w:t>
            </w:r>
          </w:p>
          <w:p w14:paraId="7BB61D64" w14:textId="77777777" w:rsidR="00EF5C6C" w:rsidRPr="000C3AE6" w:rsidRDefault="00EF5C6C" w:rsidP="00EF5C6C">
            <w:pPr>
              <w:tabs>
                <w:tab w:val="left" w:pos="851"/>
              </w:tabs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  <w:b/>
                <w:bCs/>
              </w:rPr>
              <w:t xml:space="preserve">   </w:t>
            </w:r>
            <w:r w:rsidRPr="000C3AE6">
              <w:rPr>
                <w:rFonts w:ascii="Arial" w:hAnsi="Arial" w:cs="Arial"/>
              </w:rPr>
              <w:t>E7.a = E0.a</w:t>
            </w:r>
          </w:p>
          <w:p w14:paraId="14927CD7" w14:textId="77777777" w:rsidR="00EF5C6C" w:rsidRPr="000C3AE6" w:rsidRDefault="00EF5C6C" w:rsidP="00EF5C6C">
            <w:pPr>
              <w:rPr>
                <w:rFonts w:ascii="Arial" w:hAnsi="Arial" w:cs="Arial"/>
              </w:rPr>
            </w:pPr>
          </w:p>
          <w:p w14:paraId="52CC1327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OpN1 -&gt; </w:t>
            </w:r>
            <w:r w:rsidRPr="000C3AE6">
              <w:rPr>
                <w:rFonts w:ascii="Arial" w:hAnsi="Arial" w:cs="Arial"/>
                <w:b/>
                <w:bCs/>
              </w:rPr>
              <w:t>and</w:t>
            </w:r>
          </w:p>
          <w:p w14:paraId="7A07B135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  <w:b/>
                <w:bCs/>
              </w:rPr>
              <w:t xml:space="preserve">   </w:t>
            </w:r>
            <w:r w:rsidRPr="000C3AE6">
              <w:rPr>
                <w:rFonts w:ascii="Arial" w:hAnsi="Arial" w:cs="Arial"/>
              </w:rPr>
              <w:t>opN1.a = “and”</w:t>
            </w:r>
          </w:p>
          <w:p w14:paraId="142629A1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OpN1 -&gt; </w:t>
            </w:r>
            <w:r w:rsidRPr="000C3AE6">
              <w:rPr>
                <w:rFonts w:ascii="Arial" w:hAnsi="Arial" w:cs="Arial"/>
                <w:b/>
                <w:bCs/>
              </w:rPr>
              <w:t>or</w:t>
            </w:r>
          </w:p>
          <w:p w14:paraId="1717C435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  <w:b/>
                <w:bCs/>
              </w:rPr>
              <w:t xml:space="preserve">   </w:t>
            </w:r>
            <w:r w:rsidRPr="000C3AE6">
              <w:rPr>
                <w:rFonts w:ascii="Arial" w:hAnsi="Arial" w:cs="Arial"/>
              </w:rPr>
              <w:t>opN1.a = “or”</w:t>
            </w:r>
          </w:p>
          <w:p w14:paraId="05CEDA02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</w:p>
          <w:p w14:paraId="6B8E2D68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OpN2 -&gt; </w:t>
            </w:r>
            <w:r w:rsidRPr="000C3AE6">
              <w:rPr>
                <w:rFonts w:ascii="Arial" w:hAnsi="Arial" w:cs="Arial"/>
                <w:b/>
                <w:bCs/>
              </w:rPr>
              <w:t>&lt;</w:t>
            </w:r>
          </w:p>
          <w:p w14:paraId="4870CED7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   opN2.a = “&lt;”</w:t>
            </w:r>
          </w:p>
          <w:p w14:paraId="2ABBE2DA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OpN2 -&gt; </w:t>
            </w:r>
            <w:r w:rsidRPr="000C3AE6">
              <w:rPr>
                <w:rFonts w:ascii="Arial" w:hAnsi="Arial" w:cs="Arial"/>
                <w:b/>
                <w:bCs/>
              </w:rPr>
              <w:t>&gt;</w:t>
            </w:r>
          </w:p>
          <w:p w14:paraId="04FA8962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   opN2.a = “&gt;”</w:t>
            </w:r>
          </w:p>
          <w:p w14:paraId="1A753352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OpN2 -&gt; </w:t>
            </w:r>
            <w:r w:rsidRPr="000C3AE6">
              <w:rPr>
                <w:rFonts w:ascii="Arial" w:hAnsi="Arial" w:cs="Arial"/>
                <w:b/>
                <w:bCs/>
              </w:rPr>
              <w:t>&lt;=</w:t>
            </w:r>
          </w:p>
          <w:p w14:paraId="1D3E858B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  <w:b/>
                <w:bCs/>
              </w:rPr>
              <w:t xml:space="preserve">   </w:t>
            </w:r>
            <w:r w:rsidRPr="000C3AE6">
              <w:rPr>
                <w:rFonts w:ascii="Arial" w:hAnsi="Arial" w:cs="Arial"/>
              </w:rPr>
              <w:t>opN2.a = “&lt;=”</w:t>
            </w:r>
          </w:p>
          <w:p w14:paraId="0295D42E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OpN2 -&gt; </w:t>
            </w:r>
            <w:r w:rsidRPr="000C3AE6">
              <w:rPr>
                <w:rFonts w:ascii="Arial" w:hAnsi="Arial" w:cs="Arial"/>
                <w:b/>
                <w:bCs/>
              </w:rPr>
              <w:t>&gt;=</w:t>
            </w:r>
          </w:p>
          <w:p w14:paraId="48F9A268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  <w:b/>
                <w:bCs/>
              </w:rPr>
              <w:t xml:space="preserve">   </w:t>
            </w:r>
            <w:r w:rsidRPr="000C3AE6">
              <w:rPr>
                <w:rFonts w:ascii="Arial" w:hAnsi="Arial" w:cs="Arial"/>
              </w:rPr>
              <w:t>opN2.a = “&gt;=”</w:t>
            </w:r>
          </w:p>
          <w:p w14:paraId="2BD84461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OpN2 -&gt; </w:t>
            </w:r>
            <w:r w:rsidRPr="000C3AE6">
              <w:rPr>
                <w:rFonts w:ascii="Arial" w:hAnsi="Arial" w:cs="Arial"/>
                <w:b/>
                <w:bCs/>
              </w:rPr>
              <w:t>==</w:t>
            </w:r>
          </w:p>
          <w:p w14:paraId="22C40A7E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  <w:b/>
                <w:bCs/>
              </w:rPr>
              <w:t xml:space="preserve">   </w:t>
            </w:r>
            <w:r w:rsidRPr="000C3AE6">
              <w:rPr>
                <w:rFonts w:ascii="Arial" w:hAnsi="Arial" w:cs="Arial"/>
              </w:rPr>
              <w:t>opN2.a = “==”</w:t>
            </w:r>
          </w:p>
          <w:p w14:paraId="55D341AA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OpN2 -&gt; </w:t>
            </w:r>
            <w:r w:rsidRPr="000C3AE6">
              <w:rPr>
                <w:rFonts w:ascii="Arial" w:hAnsi="Arial" w:cs="Arial"/>
                <w:b/>
                <w:bCs/>
              </w:rPr>
              <w:t>!=</w:t>
            </w:r>
          </w:p>
          <w:p w14:paraId="248AF1F3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  <w:b/>
                <w:bCs/>
              </w:rPr>
              <w:t xml:space="preserve">   </w:t>
            </w:r>
            <w:r w:rsidRPr="000C3AE6">
              <w:rPr>
                <w:rFonts w:ascii="Arial" w:hAnsi="Arial" w:cs="Arial"/>
              </w:rPr>
              <w:t>opN2.a = “!=”</w:t>
            </w:r>
          </w:p>
          <w:p w14:paraId="0170ACEE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</w:p>
          <w:p w14:paraId="5AA6DC09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OpN3 -&gt; </w:t>
            </w:r>
            <w:r w:rsidRPr="000C3AE6">
              <w:rPr>
                <w:rFonts w:ascii="Arial" w:hAnsi="Arial" w:cs="Arial"/>
                <w:b/>
                <w:bCs/>
              </w:rPr>
              <w:t>*</w:t>
            </w:r>
          </w:p>
          <w:p w14:paraId="4E541A3D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  <w:b/>
                <w:bCs/>
              </w:rPr>
              <w:t xml:space="preserve">   </w:t>
            </w:r>
            <w:r w:rsidRPr="000C3AE6">
              <w:rPr>
                <w:rFonts w:ascii="Arial" w:hAnsi="Arial" w:cs="Arial"/>
              </w:rPr>
              <w:t>opN3.a = “*”</w:t>
            </w:r>
          </w:p>
          <w:p w14:paraId="0B7F7AB8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OpN3 -&gt; </w:t>
            </w:r>
            <w:r w:rsidRPr="000C3AE6">
              <w:rPr>
                <w:rFonts w:ascii="Arial" w:hAnsi="Arial" w:cs="Arial"/>
                <w:b/>
                <w:bCs/>
              </w:rPr>
              <w:t>/</w:t>
            </w:r>
          </w:p>
          <w:p w14:paraId="34938F2E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   opN3.a = “/”</w:t>
            </w:r>
          </w:p>
          <w:p w14:paraId="1BE8A33E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OpN3 -&gt; </w:t>
            </w:r>
            <w:r w:rsidRPr="000C3AE6">
              <w:rPr>
                <w:rFonts w:ascii="Arial" w:hAnsi="Arial" w:cs="Arial"/>
                <w:b/>
                <w:bCs/>
              </w:rPr>
              <w:t>%</w:t>
            </w:r>
          </w:p>
          <w:p w14:paraId="3D215FC9" w14:textId="46CB3898" w:rsidR="00903834" w:rsidRPr="00BF3EB9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  <w:b/>
                <w:bCs/>
              </w:rPr>
              <w:t xml:space="preserve">   </w:t>
            </w:r>
            <w:r w:rsidRPr="000C3AE6">
              <w:rPr>
                <w:rFonts w:ascii="Arial" w:hAnsi="Arial" w:cs="Arial"/>
              </w:rPr>
              <w:t>opN3.a = “%”</w:t>
            </w:r>
          </w:p>
        </w:tc>
      </w:tr>
    </w:tbl>
    <w:p w14:paraId="487CBEDD" w14:textId="77777777" w:rsidR="00D04673" w:rsidRPr="00E31F79" w:rsidRDefault="00D04673" w:rsidP="00E31F79"/>
    <w:p w14:paraId="5284BA04" w14:textId="74B4B614" w:rsidR="00A1048B" w:rsidRDefault="00A1048B" w:rsidP="00A1048B">
      <w:pPr>
        <w:pStyle w:val="Ttulo2"/>
        <w:numPr>
          <w:ilvl w:val="1"/>
          <w:numId w:val="3"/>
        </w:numPr>
      </w:pPr>
      <w:bookmarkStart w:id="21" w:name="_Toc72434159"/>
      <w:r>
        <w:t>Funciones semánticas.</w:t>
      </w:r>
      <w:bookmarkEnd w:id="21"/>
    </w:p>
    <w:p w14:paraId="339EBD3E" w14:textId="77777777" w:rsidR="00421AAF" w:rsidRP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0C3AE6">
        <w:rPr>
          <w:rFonts w:ascii="Arial" w:hAnsi="Arial" w:cs="Arial"/>
          <w:sz w:val="22"/>
          <w:szCs w:val="22"/>
        </w:rPr>
        <w:t xml:space="preserve">fun exp(Op,Arg0,Arg1) {    </w:t>
      </w:r>
    </w:p>
    <w:p w14:paraId="6BCEC5B8" w14:textId="77777777" w:rsidR="00421AAF" w:rsidRP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0C3AE6">
        <w:rPr>
          <w:rFonts w:ascii="Arial" w:hAnsi="Arial" w:cs="Arial"/>
          <w:sz w:val="22"/>
          <w:szCs w:val="22"/>
        </w:rPr>
        <w:t xml:space="preserve">   </w:t>
      </w:r>
      <w:r w:rsidRPr="000C3AE6">
        <w:rPr>
          <w:rFonts w:ascii="Arial" w:hAnsi="Arial" w:cs="Arial"/>
          <w:b/>
          <w:bCs/>
          <w:sz w:val="22"/>
          <w:szCs w:val="22"/>
        </w:rPr>
        <w:t>switch</w:t>
      </w:r>
      <w:r w:rsidRPr="000C3AE6">
        <w:rPr>
          <w:rFonts w:ascii="Arial" w:hAnsi="Arial" w:cs="Arial"/>
          <w:sz w:val="22"/>
          <w:szCs w:val="22"/>
        </w:rPr>
        <w:t xml:space="preserve"> Op </w:t>
      </w:r>
    </w:p>
    <w:p w14:paraId="768407A5" w14:textId="77777777" w:rsidR="00421AAF" w:rsidRP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0C3AE6">
        <w:rPr>
          <w:rFonts w:ascii="Arial" w:hAnsi="Arial" w:cs="Arial"/>
          <w:b/>
          <w:bCs/>
          <w:sz w:val="22"/>
          <w:szCs w:val="22"/>
        </w:rPr>
        <w:t xml:space="preserve">      case “</w:t>
      </w:r>
      <w:r w:rsidRPr="000C3AE6">
        <w:rPr>
          <w:rFonts w:ascii="Arial" w:hAnsi="Arial" w:cs="Arial"/>
          <w:sz w:val="22"/>
          <w:szCs w:val="22"/>
        </w:rPr>
        <w:t xml:space="preserve">and“: </w:t>
      </w:r>
      <w:r w:rsidRPr="000C3AE6">
        <w:rPr>
          <w:rFonts w:ascii="Arial" w:hAnsi="Arial" w:cs="Arial"/>
          <w:b/>
          <w:bCs/>
          <w:sz w:val="22"/>
          <w:szCs w:val="22"/>
        </w:rPr>
        <w:t xml:space="preserve">return </w:t>
      </w:r>
      <w:r w:rsidRPr="000C3AE6">
        <w:rPr>
          <w:rFonts w:ascii="Arial" w:hAnsi="Arial" w:cs="Arial"/>
          <w:sz w:val="22"/>
          <w:szCs w:val="22"/>
        </w:rPr>
        <w:t xml:space="preserve">and(Arg0, Arg1) </w:t>
      </w:r>
    </w:p>
    <w:p w14:paraId="4226430C" w14:textId="77777777" w:rsidR="00421AAF" w:rsidRP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0C3AE6">
        <w:rPr>
          <w:rFonts w:ascii="Arial" w:hAnsi="Arial" w:cs="Arial"/>
          <w:b/>
          <w:bCs/>
          <w:sz w:val="22"/>
          <w:szCs w:val="22"/>
        </w:rPr>
        <w:t xml:space="preserve">      case “</w:t>
      </w:r>
      <w:r w:rsidRPr="000C3AE6">
        <w:rPr>
          <w:rFonts w:ascii="Arial" w:hAnsi="Arial" w:cs="Arial"/>
          <w:sz w:val="22"/>
          <w:szCs w:val="22"/>
        </w:rPr>
        <w:t xml:space="preserve">or“: </w:t>
      </w:r>
      <w:r w:rsidRPr="000C3AE6">
        <w:rPr>
          <w:rFonts w:ascii="Arial" w:hAnsi="Arial" w:cs="Arial"/>
          <w:b/>
          <w:bCs/>
          <w:sz w:val="22"/>
          <w:szCs w:val="22"/>
        </w:rPr>
        <w:t xml:space="preserve">return </w:t>
      </w:r>
      <w:r w:rsidRPr="000C3AE6">
        <w:rPr>
          <w:rFonts w:ascii="Arial" w:hAnsi="Arial" w:cs="Arial"/>
          <w:sz w:val="22"/>
          <w:szCs w:val="22"/>
        </w:rPr>
        <w:t>or(Arg0, Arg1)</w:t>
      </w:r>
    </w:p>
    <w:p w14:paraId="50E6F1CF" w14:textId="77777777" w:rsidR="00421AAF" w:rsidRP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0C3AE6">
        <w:rPr>
          <w:rFonts w:ascii="Arial" w:hAnsi="Arial" w:cs="Arial"/>
          <w:sz w:val="22"/>
          <w:szCs w:val="22"/>
        </w:rPr>
        <w:t xml:space="preserve">      </w:t>
      </w:r>
      <w:r w:rsidRPr="000C3AE6">
        <w:rPr>
          <w:rFonts w:ascii="Arial" w:hAnsi="Arial" w:cs="Arial"/>
          <w:b/>
          <w:bCs/>
          <w:sz w:val="22"/>
          <w:szCs w:val="22"/>
        </w:rPr>
        <w:t>case “</w:t>
      </w:r>
      <w:r w:rsidRPr="000C3AE6">
        <w:rPr>
          <w:rFonts w:ascii="Arial" w:hAnsi="Arial" w:cs="Arial"/>
          <w:sz w:val="22"/>
          <w:szCs w:val="22"/>
        </w:rPr>
        <w:t xml:space="preserve">&lt;“: </w:t>
      </w:r>
      <w:r w:rsidRPr="000C3AE6">
        <w:rPr>
          <w:rFonts w:ascii="Arial" w:hAnsi="Arial" w:cs="Arial"/>
          <w:b/>
          <w:bCs/>
          <w:sz w:val="22"/>
          <w:szCs w:val="22"/>
        </w:rPr>
        <w:t xml:space="preserve">return </w:t>
      </w:r>
      <w:r w:rsidRPr="000C3AE6">
        <w:rPr>
          <w:rFonts w:ascii="Arial" w:hAnsi="Arial" w:cs="Arial"/>
          <w:sz w:val="22"/>
          <w:szCs w:val="22"/>
        </w:rPr>
        <w:t>menor(Arg0, Arg1)</w:t>
      </w:r>
    </w:p>
    <w:p w14:paraId="46D772DB" w14:textId="77777777" w:rsidR="00421AAF" w:rsidRP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0C3AE6">
        <w:rPr>
          <w:rFonts w:ascii="Arial" w:hAnsi="Arial" w:cs="Arial"/>
          <w:b/>
          <w:bCs/>
          <w:sz w:val="22"/>
          <w:szCs w:val="22"/>
        </w:rPr>
        <w:t xml:space="preserve">      case “</w:t>
      </w:r>
      <w:r w:rsidRPr="000C3AE6">
        <w:rPr>
          <w:rFonts w:ascii="Arial" w:hAnsi="Arial" w:cs="Arial"/>
          <w:sz w:val="22"/>
          <w:szCs w:val="22"/>
        </w:rPr>
        <w:t xml:space="preserve">&gt;“: </w:t>
      </w:r>
      <w:r w:rsidRPr="000C3AE6">
        <w:rPr>
          <w:rFonts w:ascii="Arial" w:hAnsi="Arial" w:cs="Arial"/>
          <w:b/>
          <w:bCs/>
          <w:sz w:val="22"/>
          <w:szCs w:val="22"/>
        </w:rPr>
        <w:t xml:space="preserve">return </w:t>
      </w:r>
      <w:r w:rsidRPr="000C3AE6">
        <w:rPr>
          <w:rFonts w:ascii="Arial" w:hAnsi="Arial" w:cs="Arial"/>
          <w:sz w:val="22"/>
          <w:szCs w:val="22"/>
        </w:rPr>
        <w:t>mayor(Arg0, Arg1)</w:t>
      </w:r>
    </w:p>
    <w:p w14:paraId="525E2189" w14:textId="77777777" w:rsidR="00421AAF" w:rsidRP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0C3AE6">
        <w:rPr>
          <w:rFonts w:ascii="Arial" w:hAnsi="Arial" w:cs="Arial"/>
          <w:b/>
          <w:bCs/>
          <w:sz w:val="22"/>
          <w:szCs w:val="22"/>
        </w:rPr>
        <w:t xml:space="preserve">      case “</w:t>
      </w:r>
      <w:r w:rsidRPr="000C3AE6">
        <w:rPr>
          <w:rFonts w:ascii="Arial" w:hAnsi="Arial" w:cs="Arial"/>
          <w:sz w:val="22"/>
          <w:szCs w:val="22"/>
        </w:rPr>
        <w:t xml:space="preserve">&lt;=“: </w:t>
      </w:r>
      <w:r w:rsidRPr="000C3AE6">
        <w:rPr>
          <w:rFonts w:ascii="Arial" w:hAnsi="Arial" w:cs="Arial"/>
          <w:b/>
          <w:bCs/>
          <w:sz w:val="22"/>
          <w:szCs w:val="22"/>
        </w:rPr>
        <w:t xml:space="preserve">return </w:t>
      </w:r>
      <w:r w:rsidRPr="000C3AE6">
        <w:rPr>
          <w:rFonts w:ascii="Arial" w:hAnsi="Arial" w:cs="Arial"/>
          <w:sz w:val="22"/>
          <w:szCs w:val="22"/>
        </w:rPr>
        <w:t>menor_igual(Arg0, Arg1)</w:t>
      </w:r>
    </w:p>
    <w:p w14:paraId="003966C8" w14:textId="77777777" w:rsidR="00421AAF" w:rsidRPr="000C3AE6" w:rsidRDefault="00421AAF" w:rsidP="00421AAF">
      <w:pPr>
        <w:pStyle w:val="Default"/>
        <w:ind w:left="142"/>
        <w:rPr>
          <w:rFonts w:ascii="Arial" w:hAnsi="Arial" w:cs="Arial"/>
          <w:b/>
          <w:bCs/>
          <w:sz w:val="22"/>
          <w:szCs w:val="22"/>
        </w:rPr>
      </w:pPr>
      <w:r w:rsidRPr="000C3AE6">
        <w:rPr>
          <w:rFonts w:ascii="Arial" w:hAnsi="Arial" w:cs="Arial"/>
          <w:b/>
          <w:bCs/>
          <w:sz w:val="22"/>
          <w:szCs w:val="22"/>
        </w:rPr>
        <w:t xml:space="preserve">      case “</w:t>
      </w:r>
      <w:r w:rsidRPr="000C3AE6">
        <w:rPr>
          <w:rFonts w:ascii="Arial" w:hAnsi="Arial" w:cs="Arial"/>
          <w:sz w:val="22"/>
          <w:szCs w:val="22"/>
        </w:rPr>
        <w:t xml:space="preserve">&gt;=“: </w:t>
      </w:r>
      <w:r w:rsidRPr="000C3AE6">
        <w:rPr>
          <w:rFonts w:ascii="Arial" w:hAnsi="Arial" w:cs="Arial"/>
          <w:b/>
          <w:bCs/>
          <w:sz w:val="22"/>
          <w:szCs w:val="22"/>
        </w:rPr>
        <w:t xml:space="preserve">return </w:t>
      </w:r>
      <w:r w:rsidRPr="000C3AE6">
        <w:rPr>
          <w:rFonts w:ascii="Arial" w:hAnsi="Arial" w:cs="Arial"/>
          <w:sz w:val="22"/>
          <w:szCs w:val="22"/>
        </w:rPr>
        <w:t>mayor_igual(Arg0, Arg1)</w:t>
      </w:r>
      <w:r w:rsidRPr="000C3AE6">
        <w:rPr>
          <w:rFonts w:ascii="Arial" w:hAnsi="Arial" w:cs="Arial"/>
          <w:b/>
          <w:bCs/>
          <w:sz w:val="22"/>
          <w:szCs w:val="22"/>
        </w:rPr>
        <w:t xml:space="preserve">      </w:t>
      </w:r>
    </w:p>
    <w:p w14:paraId="3528AA40" w14:textId="77777777" w:rsidR="00421AAF" w:rsidRP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0C3AE6">
        <w:rPr>
          <w:rFonts w:ascii="Arial" w:hAnsi="Arial" w:cs="Arial"/>
          <w:b/>
          <w:bCs/>
          <w:sz w:val="22"/>
          <w:szCs w:val="22"/>
        </w:rPr>
        <w:t xml:space="preserve">      case “</w:t>
      </w:r>
      <w:r w:rsidRPr="000C3AE6">
        <w:rPr>
          <w:rFonts w:ascii="Arial" w:hAnsi="Arial" w:cs="Arial"/>
          <w:sz w:val="22"/>
          <w:szCs w:val="22"/>
        </w:rPr>
        <w:t xml:space="preserve">==“: </w:t>
      </w:r>
      <w:r w:rsidRPr="000C3AE6">
        <w:rPr>
          <w:rFonts w:ascii="Arial" w:hAnsi="Arial" w:cs="Arial"/>
          <w:b/>
          <w:bCs/>
          <w:sz w:val="22"/>
          <w:szCs w:val="22"/>
        </w:rPr>
        <w:t xml:space="preserve">return </w:t>
      </w:r>
      <w:r w:rsidRPr="000C3AE6">
        <w:rPr>
          <w:rFonts w:ascii="Arial" w:hAnsi="Arial" w:cs="Arial"/>
          <w:sz w:val="22"/>
          <w:szCs w:val="22"/>
        </w:rPr>
        <w:t>igualdad(Arg0, Arg1)</w:t>
      </w:r>
    </w:p>
    <w:p w14:paraId="74181770" w14:textId="77777777" w:rsidR="00421AAF" w:rsidRP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0C3AE6">
        <w:rPr>
          <w:rFonts w:ascii="Arial" w:hAnsi="Arial" w:cs="Arial"/>
          <w:b/>
          <w:bCs/>
          <w:sz w:val="22"/>
          <w:szCs w:val="22"/>
        </w:rPr>
        <w:t xml:space="preserve">      case “</w:t>
      </w:r>
      <w:r w:rsidRPr="000C3AE6">
        <w:rPr>
          <w:rFonts w:ascii="Arial" w:hAnsi="Arial" w:cs="Arial"/>
          <w:sz w:val="22"/>
          <w:szCs w:val="22"/>
        </w:rPr>
        <w:t xml:space="preserve">=!“: </w:t>
      </w:r>
      <w:r w:rsidRPr="000C3AE6">
        <w:rPr>
          <w:rFonts w:ascii="Arial" w:hAnsi="Arial" w:cs="Arial"/>
          <w:b/>
          <w:bCs/>
          <w:sz w:val="22"/>
          <w:szCs w:val="22"/>
        </w:rPr>
        <w:t xml:space="preserve">return </w:t>
      </w:r>
      <w:r w:rsidRPr="000C3AE6">
        <w:rPr>
          <w:rFonts w:ascii="Arial" w:hAnsi="Arial" w:cs="Arial"/>
          <w:sz w:val="22"/>
          <w:szCs w:val="22"/>
        </w:rPr>
        <w:t>distinto(Arg0, Arg1)</w:t>
      </w:r>
    </w:p>
    <w:p w14:paraId="5B482922" w14:textId="77777777" w:rsidR="00421AAF" w:rsidRP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0C3AE6">
        <w:rPr>
          <w:rFonts w:ascii="Arial" w:hAnsi="Arial" w:cs="Arial"/>
          <w:sz w:val="22"/>
          <w:szCs w:val="22"/>
        </w:rPr>
        <w:t xml:space="preserve">      </w:t>
      </w:r>
      <w:r w:rsidRPr="000C3AE6">
        <w:rPr>
          <w:rFonts w:ascii="Arial" w:hAnsi="Arial" w:cs="Arial"/>
          <w:b/>
          <w:bCs/>
          <w:sz w:val="22"/>
          <w:szCs w:val="22"/>
        </w:rPr>
        <w:t>case “*</w:t>
      </w:r>
      <w:r w:rsidRPr="000C3AE6">
        <w:rPr>
          <w:rFonts w:ascii="Arial" w:hAnsi="Arial" w:cs="Arial"/>
          <w:sz w:val="22"/>
          <w:szCs w:val="22"/>
        </w:rPr>
        <w:t xml:space="preserve">“: </w:t>
      </w:r>
      <w:r w:rsidRPr="000C3AE6">
        <w:rPr>
          <w:rFonts w:ascii="Arial" w:hAnsi="Arial" w:cs="Arial"/>
          <w:b/>
          <w:bCs/>
          <w:sz w:val="22"/>
          <w:szCs w:val="22"/>
        </w:rPr>
        <w:t xml:space="preserve">return </w:t>
      </w:r>
      <w:r w:rsidRPr="000C3AE6">
        <w:rPr>
          <w:rFonts w:ascii="Arial" w:hAnsi="Arial" w:cs="Arial"/>
          <w:sz w:val="22"/>
          <w:szCs w:val="22"/>
        </w:rPr>
        <w:t>mul(Arg0, Arg1)</w:t>
      </w:r>
    </w:p>
    <w:p w14:paraId="7A5EEA85" w14:textId="77777777" w:rsidR="00421AAF" w:rsidRP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0C3AE6">
        <w:rPr>
          <w:rFonts w:ascii="Arial" w:hAnsi="Arial" w:cs="Arial"/>
          <w:sz w:val="22"/>
          <w:szCs w:val="22"/>
        </w:rPr>
        <w:t xml:space="preserve">      </w:t>
      </w:r>
      <w:r w:rsidRPr="000C3AE6">
        <w:rPr>
          <w:rFonts w:ascii="Arial" w:hAnsi="Arial" w:cs="Arial"/>
          <w:b/>
          <w:bCs/>
          <w:sz w:val="22"/>
          <w:szCs w:val="22"/>
        </w:rPr>
        <w:t>case “</w:t>
      </w:r>
      <w:r w:rsidRPr="000C3AE6">
        <w:rPr>
          <w:rFonts w:ascii="Arial" w:hAnsi="Arial" w:cs="Arial"/>
          <w:sz w:val="22"/>
          <w:szCs w:val="22"/>
        </w:rPr>
        <w:t xml:space="preserve">/“: </w:t>
      </w:r>
      <w:r w:rsidRPr="000C3AE6">
        <w:rPr>
          <w:rFonts w:ascii="Arial" w:hAnsi="Arial" w:cs="Arial"/>
          <w:b/>
          <w:bCs/>
          <w:sz w:val="22"/>
          <w:szCs w:val="22"/>
        </w:rPr>
        <w:t xml:space="preserve">return </w:t>
      </w:r>
      <w:r w:rsidRPr="000C3AE6">
        <w:rPr>
          <w:rFonts w:ascii="Arial" w:hAnsi="Arial" w:cs="Arial"/>
          <w:sz w:val="22"/>
          <w:szCs w:val="22"/>
        </w:rPr>
        <w:t>div(Arg0, Arg1)</w:t>
      </w:r>
    </w:p>
    <w:p w14:paraId="2657E31C" w14:textId="77777777" w:rsidR="00421AAF" w:rsidRP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0C3AE6">
        <w:rPr>
          <w:rFonts w:ascii="Arial" w:hAnsi="Arial" w:cs="Arial"/>
          <w:b/>
          <w:bCs/>
          <w:sz w:val="22"/>
          <w:szCs w:val="22"/>
        </w:rPr>
        <w:t xml:space="preserve">      case </w:t>
      </w:r>
      <w:r w:rsidRPr="000C3AE6">
        <w:rPr>
          <w:rFonts w:ascii="Arial" w:hAnsi="Arial" w:cs="Arial"/>
          <w:sz w:val="22"/>
          <w:szCs w:val="22"/>
        </w:rPr>
        <w:t xml:space="preserve">“%”: </w:t>
      </w:r>
      <w:r w:rsidRPr="000C3AE6">
        <w:rPr>
          <w:rFonts w:ascii="Arial" w:hAnsi="Arial" w:cs="Arial"/>
          <w:b/>
          <w:bCs/>
          <w:sz w:val="22"/>
          <w:szCs w:val="22"/>
        </w:rPr>
        <w:t>return</w:t>
      </w:r>
      <w:r w:rsidRPr="000C3AE6">
        <w:rPr>
          <w:rFonts w:ascii="Arial" w:hAnsi="Arial" w:cs="Arial"/>
          <w:sz w:val="22"/>
          <w:szCs w:val="22"/>
        </w:rPr>
        <w:t xml:space="preserve"> mod(Arg0, Arg1)</w:t>
      </w:r>
    </w:p>
    <w:p w14:paraId="35ECE9F4" w14:textId="4AEC039F" w:rsidR="00421AAF" w:rsidRPr="000C3AE6" w:rsidRDefault="00421AAF" w:rsidP="00701BC2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0C3AE6">
        <w:rPr>
          <w:rFonts w:ascii="Arial" w:hAnsi="Arial" w:cs="Arial"/>
          <w:sz w:val="22"/>
          <w:szCs w:val="22"/>
        </w:rPr>
        <w:t>}</w:t>
      </w:r>
    </w:p>
    <w:p w14:paraId="5CD7FC26" w14:textId="77777777" w:rsidR="00421AAF" w:rsidRP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</w:p>
    <w:p w14:paraId="64F114B8" w14:textId="4C109B25" w:rsidR="00421AAF" w:rsidRP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0C3AE6">
        <w:rPr>
          <w:rFonts w:ascii="Arial" w:hAnsi="Arial" w:cs="Arial"/>
          <w:sz w:val="22"/>
          <w:szCs w:val="22"/>
        </w:rPr>
        <w:t xml:space="preserve">fun dec_proc(Id, </w:t>
      </w:r>
      <w:r w:rsidR="0052439F" w:rsidRPr="000C3AE6">
        <w:rPr>
          <w:rFonts w:ascii="Arial" w:hAnsi="Arial" w:cs="Arial"/>
          <w:sz w:val="22"/>
          <w:szCs w:val="22"/>
        </w:rPr>
        <w:t>LParams</w:t>
      </w:r>
      <w:r w:rsidRPr="000C3AE6">
        <w:rPr>
          <w:rFonts w:ascii="Arial" w:hAnsi="Arial" w:cs="Arial"/>
          <w:sz w:val="22"/>
          <w:szCs w:val="22"/>
        </w:rPr>
        <w:t xml:space="preserve">, Bloque) {    </w:t>
      </w:r>
    </w:p>
    <w:p w14:paraId="0FB4CBA9" w14:textId="7A73FAB6" w:rsidR="00421AAF" w:rsidRP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0C3AE6">
        <w:rPr>
          <w:rFonts w:ascii="Arial" w:hAnsi="Arial" w:cs="Arial"/>
          <w:sz w:val="22"/>
          <w:szCs w:val="22"/>
        </w:rPr>
        <w:t xml:space="preserve">   </w:t>
      </w:r>
      <w:r w:rsidRPr="000C3AE6">
        <w:rPr>
          <w:rFonts w:ascii="Arial" w:hAnsi="Arial" w:cs="Arial"/>
          <w:b/>
          <w:bCs/>
          <w:sz w:val="22"/>
          <w:szCs w:val="22"/>
        </w:rPr>
        <w:t>if</w:t>
      </w:r>
      <w:r w:rsidRPr="000C3AE6">
        <w:rPr>
          <w:rFonts w:ascii="Arial" w:hAnsi="Arial" w:cs="Arial"/>
          <w:sz w:val="22"/>
          <w:szCs w:val="22"/>
        </w:rPr>
        <w:t xml:space="preserve"> </w:t>
      </w:r>
      <w:r w:rsidR="0052439F" w:rsidRPr="000C3AE6">
        <w:rPr>
          <w:rFonts w:ascii="Arial" w:hAnsi="Arial" w:cs="Arial"/>
          <w:sz w:val="22"/>
          <w:szCs w:val="22"/>
        </w:rPr>
        <w:t xml:space="preserve">LParams </w:t>
      </w:r>
      <w:r w:rsidRPr="000C3AE6">
        <w:rPr>
          <w:rFonts w:ascii="Arial" w:hAnsi="Arial" w:cs="Arial"/>
          <w:sz w:val="22"/>
          <w:szCs w:val="22"/>
        </w:rPr>
        <w:t xml:space="preserve">== </w:t>
      </w:r>
      <w:r w:rsidRPr="000C3AE6">
        <w:rPr>
          <w:rFonts w:ascii="Arial" w:hAnsi="Arial" w:cs="Arial"/>
          <w:b/>
          <w:bCs/>
          <w:sz w:val="22"/>
          <w:szCs w:val="22"/>
        </w:rPr>
        <w:t>null then return</w:t>
      </w:r>
      <w:r w:rsidRPr="000C3AE6">
        <w:rPr>
          <w:rFonts w:ascii="Arial" w:hAnsi="Arial" w:cs="Arial"/>
          <w:sz w:val="22"/>
          <w:szCs w:val="22"/>
        </w:rPr>
        <w:t xml:space="preserve"> dec_proc_sin_pf(Id, Bloque)</w:t>
      </w:r>
    </w:p>
    <w:p w14:paraId="25F5CCB1" w14:textId="3DEAF1AC" w:rsidR="00421AAF" w:rsidRP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  <w:u w:val="single"/>
        </w:rPr>
      </w:pPr>
      <w:r w:rsidRPr="000C3AE6">
        <w:rPr>
          <w:rFonts w:ascii="Arial" w:hAnsi="Arial" w:cs="Arial"/>
          <w:sz w:val="22"/>
          <w:szCs w:val="22"/>
        </w:rPr>
        <w:t xml:space="preserve">   </w:t>
      </w:r>
      <w:r w:rsidRPr="000C3AE6">
        <w:rPr>
          <w:rFonts w:ascii="Arial" w:hAnsi="Arial" w:cs="Arial"/>
          <w:b/>
          <w:bCs/>
          <w:sz w:val="22"/>
          <w:szCs w:val="22"/>
        </w:rPr>
        <w:t>else return</w:t>
      </w:r>
      <w:r w:rsidRPr="000C3AE6">
        <w:rPr>
          <w:rFonts w:ascii="Arial" w:hAnsi="Arial" w:cs="Arial"/>
          <w:sz w:val="22"/>
          <w:szCs w:val="22"/>
        </w:rPr>
        <w:t xml:space="preserve"> dec_proc_con_pf(Id, </w:t>
      </w:r>
      <w:r w:rsidR="0052439F" w:rsidRPr="000C3AE6">
        <w:rPr>
          <w:rFonts w:ascii="Arial" w:hAnsi="Arial" w:cs="Arial"/>
          <w:sz w:val="22"/>
          <w:szCs w:val="22"/>
        </w:rPr>
        <w:t>LParams</w:t>
      </w:r>
      <w:r w:rsidRPr="000C3AE6">
        <w:rPr>
          <w:rFonts w:ascii="Arial" w:hAnsi="Arial" w:cs="Arial"/>
          <w:sz w:val="22"/>
          <w:szCs w:val="22"/>
        </w:rPr>
        <w:t>, Bloque)</w:t>
      </w:r>
    </w:p>
    <w:p w14:paraId="61BA61EA" w14:textId="77777777" w:rsidR="00421AAF" w:rsidRP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0C3AE6">
        <w:rPr>
          <w:rFonts w:ascii="Arial" w:hAnsi="Arial" w:cs="Arial"/>
          <w:sz w:val="22"/>
          <w:szCs w:val="22"/>
        </w:rPr>
        <w:t>}</w:t>
      </w:r>
    </w:p>
    <w:p w14:paraId="464B3004" w14:textId="77777777" w:rsidR="00421AAF" w:rsidRP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</w:p>
    <w:p w14:paraId="4D7DD368" w14:textId="77777777" w:rsidR="00421AAF" w:rsidRP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0C3AE6">
        <w:rPr>
          <w:rFonts w:ascii="Arial" w:hAnsi="Arial" w:cs="Arial"/>
          <w:sz w:val="22"/>
          <w:szCs w:val="22"/>
        </w:rPr>
        <w:t xml:space="preserve">fun param(Tipo, Ref, Id) {    </w:t>
      </w:r>
    </w:p>
    <w:p w14:paraId="6F242155" w14:textId="77777777" w:rsidR="00421AAF" w:rsidRP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0C3AE6">
        <w:rPr>
          <w:rFonts w:ascii="Arial" w:hAnsi="Arial" w:cs="Arial"/>
          <w:sz w:val="22"/>
          <w:szCs w:val="22"/>
        </w:rPr>
        <w:t xml:space="preserve">   </w:t>
      </w:r>
      <w:r w:rsidRPr="000C3AE6">
        <w:rPr>
          <w:rFonts w:ascii="Arial" w:hAnsi="Arial" w:cs="Arial"/>
          <w:b/>
          <w:bCs/>
          <w:sz w:val="22"/>
          <w:szCs w:val="22"/>
        </w:rPr>
        <w:t>if</w:t>
      </w:r>
      <w:r w:rsidRPr="000C3AE6">
        <w:rPr>
          <w:rFonts w:ascii="Arial" w:hAnsi="Arial" w:cs="Arial"/>
          <w:sz w:val="22"/>
          <w:szCs w:val="22"/>
        </w:rPr>
        <w:t xml:space="preserve"> Ref == </w:t>
      </w:r>
      <w:r w:rsidRPr="000C3AE6">
        <w:rPr>
          <w:rFonts w:ascii="Arial" w:hAnsi="Arial" w:cs="Arial"/>
          <w:b/>
          <w:bCs/>
          <w:sz w:val="22"/>
          <w:szCs w:val="22"/>
        </w:rPr>
        <w:t>null then return</w:t>
      </w:r>
      <w:r w:rsidRPr="000C3AE6">
        <w:rPr>
          <w:rFonts w:ascii="Arial" w:hAnsi="Arial" w:cs="Arial"/>
          <w:sz w:val="22"/>
          <w:szCs w:val="22"/>
        </w:rPr>
        <w:t xml:space="preserve"> param_sin_referencia(Tipo, Id)</w:t>
      </w:r>
    </w:p>
    <w:p w14:paraId="581FB0F0" w14:textId="77777777" w:rsidR="00421AAF" w:rsidRP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0C3AE6">
        <w:rPr>
          <w:rFonts w:ascii="Arial" w:hAnsi="Arial" w:cs="Arial"/>
          <w:sz w:val="22"/>
          <w:szCs w:val="22"/>
        </w:rPr>
        <w:t xml:space="preserve">   </w:t>
      </w:r>
      <w:r w:rsidRPr="000C3AE6">
        <w:rPr>
          <w:rFonts w:ascii="Arial" w:hAnsi="Arial" w:cs="Arial"/>
          <w:b/>
          <w:bCs/>
          <w:sz w:val="22"/>
          <w:szCs w:val="22"/>
        </w:rPr>
        <w:t>else return</w:t>
      </w:r>
      <w:r w:rsidRPr="000C3AE6">
        <w:rPr>
          <w:rFonts w:ascii="Arial" w:hAnsi="Arial" w:cs="Arial"/>
          <w:sz w:val="22"/>
          <w:szCs w:val="22"/>
        </w:rPr>
        <w:t xml:space="preserve"> param_con_referencia(Tipo, Referencia, Id)</w:t>
      </w:r>
    </w:p>
    <w:p w14:paraId="52D3D927" w14:textId="77777777" w:rsidR="00421AAF" w:rsidRP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0C3AE6">
        <w:rPr>
          <w:rFonts w:ascii="Arial" w:hAnsi="Arial" w:cs="Arial"/>
          <w:sz w:val="22"/>
          <w:szCs w:val="22"/>
        </w:rPr>
        <w:t>}</w:t>
      </w:r>
    </w:p>
    <w:p w14:paraId="243E9193" w14:textId="77777777" w:rsidR="00421AAF" w:rsidRP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</w:p>
    <w:p w14:paraId="0F63772B" w14:textId="77777777" w:rsidR="00421AAF" w:rsidRP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0C3AE6">
        <w:rPr>
          <w:rFonts w:ascii="Arial" w:hAnsi="Arial" w:cs="Arial"/>
          <w:sz w:val="22"/>
          <w:szCs w:val="22"/>
        </w:rPr>
        <w:t xml:space="preserve">fun ins_if(Exp, LInsV) {    </w:t>
      </w:r>
    </w:p>
    <w:p w14:paraId="75DF5A06" w14:textId="77777777" w:rsidR="00421AAF" w:rsidRP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0C3AE6">
        <w:rPr>
          <w:rFonts w:ascii="Arial" w:hAnsi="Arial" w:cs="Arial"/>
          <w:sz w:val="22"/>
          <w:szCs w:val="22"/>
        </w:rPr>
        <w:t xml:space="preserve">   </w:t>
      </w:r>
      <w:r w:rsidRPr="000C3AE6">
        <w:rPr>
          <w:rFonts w:ascii="Arial" w:hAnsi="Arial" w:cs="Arial"/>
          <w:b/>
          <w:bCs/>
          <w:sz w:val="22"/>
          <w:szCs w:val="22"/>
        </w:rPr>
        <w:t>if</w:t>
      </w:r>
      <w:r w:rsidRPr="000C3AE6">
        <w:rPr>
          <w:rFonts w:ascii="Arial" w:hAnsi="Arial" w:cs="Arial"/>
          <w:sz w:val="22"/>
          <w:szCs w:val="22"/>
        </w:rPr>
        <w:t xml:space="preserve"> LInsV == </w:t>
      </w:r>
      <w:r w:rsidRPr="000C3AE6">
        <w:rPr>
          <w:rFonts w:ascii="Arial" w:hAnsi="Arial" w:cs="Arial"/>
          <w:b/>
          <w:bCs/>
          <w:sz w:val="22"/>
          <w:szCs w:val="22"/>
        </w:rPr>
        <w:t>null then return</w:t>
      </w:r>
      <w:r w:rsidRPr="000C3AE6">
        <w:rPr>
          <w:rFonts w:ascii="Arial" w:hAnsi="Arial" w:cs="Arial"/>
          <w:sz w:val="22"/>
          <w:szCs w:val="22"/>
        </w:rPr>
        <w:t xml:space="preserve"> ins_if_sin_ins(Exp)</w:t>
      </w:r>
    </w:p>
    <w:p w14:paraId="148D9B3B" w14:textId="77777777" w:rsidR="00421AAF" w:rsidRP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0C3AE6">
        <w:rPr>
          <w:rFonts w:ascii="Arial" w:hAnsi="Arial" w:cs="Arial"/>
          <w:sz w:val="22"/>
          <w:szCs w:val="22"/>
        </w:rPr>
        <w:t xml:space="preserve">   </w:t>
      </w:r>
      <w:r w:rsidRPr="000C3AE6">
        <w:rPr>
          <w:rFonts w:ascii="Arial" w:hAnsi="Arial" w:cs="Arial"/>
          <w:b/>
          <w:bCs/>
          <w:sz w:val="22"/>
          <w:szCs w:val="22"/>
        </w:rPr>
        <w:t>else return</w:t>
      </w:r>
      <w:r w:rsidRPr="000C3AE6">
        <w:rPr>
          <w:rFonts w:ascii="Arial" w:hAnsi="Arial" w:cs="Arial"/>
          <w:sz w:val="22"/>
          <w:szCs w:val="22"/>
        </w:rPr>
        <w:t xml:space="preserve"> ins_if_con_ins(Exp, LInsV)</w:t>
      </w:r>
    </w:p>
    <w:p w14:paraId="1788F470" w14:textId="77777777" w:rsidR="00421AAF" w:rsidRP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0C3AE6">
        <w:rPr>
          <w:rFonts w:ascii="Arial" w:hAnsi="Arial" w:cs="Arial"/>
          <w:sz w:val="22"/>
          <w:szCs w:val="22"/>
        </w:rPr>
        <w:t>}</w:t>
      </w:r>
    </w:p>
    <w:p w14:paraId="7C162388" w14:textId="77C7C588" w:rsidR="00421AAF" w:rsidRP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</w:p>
    <w:p w14:paraId="45F1D8C2" w14:textId="77777777" w:rsidR="00701BC2" w:rsidRPr="000C3AE6" w:rsidRDefault="00701BC2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</w:p>
    <w:p w14:paraId="4ECF0230" w14:textId="77777777" w:rsidR="000C3AE6" w:rsidRDefault="000C3AE6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</w:p>
    <w:p w14:paraId="785E171B" w14:textId="4DD3BB8D" w:rsidR="00421AAF" w:rsidRP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0C3AE6">
        <w:rPr>
          <w:rFonts w:ascii="Arial" w:hAnsi="Arial" w:cs="Arial"/>
          <w:sz w:val="22"/>
          <w:szCs w:val="22"/>
        </w:rPr>
        <w:t>fun ins_if_else(Exp, LInsV1, LInsV2) {</w:t>
      </w:r>
    </w:p>
    <w:p w14:paraId="4CA96D01" w14:textId="77777777" w:rsidR="00421AAF" w:rsidRP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0C3AE6">
        <w:rPr>
          <w:rFonts w:ascii="Arial" w:hAnsi="Arial" w:cs="Arial"/>
          <w:sz w:val="22"/>
          <w:szCs w:val="22"/>
        </w:rPr>
        <w:t xml:space="preserve">   </w:t>
      </w:r>
      <w:r w:rsidRPr="000C3AE6">
        <w:rPr>
          <w:rFonts w:ascii="Arial" w:hAnsi="Arial" w:cs="Arial"/>
          <w:b/>
          <w:bCs/>
          <w:sz w:val="22"/>
          <w:szCs w:val="22"/>
        </w:rPr>
        <w:t>if</w:t>
      </w:r>
      <w:r w:rsidRPr="000C3AE6">
        <w:rPr>
          <w:rFonts w:ascii="Arial" w:hAnsi="Arial" w:cs="Arial"/>
          <w:sz w:val="22"/>
          <w:szCs w:val="22"/>
        </w:rPr>
        <w:t xml:space="preserve"> LInsV1 == </w:t>
      </w:r>
      <w:r w:rsidRPr="000C3AE6">
        <w:rPr>
          <w:rFonts w:ascii="Arial" w:hAnsi="Arial" w:cs="Arial"/>
          <w:b/>
          <w:bCs/>
          <w:sz w:val="22"/>
          <w:szCs w:val="22"/>
        </w:rPr>
        <w:t>null</w:t>
      </w:r>
      <w:r w:rsidRPr="000C3AE6">
        <w:rPr>
          <w:rFonts w:ascii="Arial" w:hAnsi="Arial" w:cs="Arial"/>
          <w:sz w:val="22"/>
          <w:szCs w:val="22"/>
        </w:rPr>
        <w:t xml:space="preserve"> &amp;&amp; LInsV2 == </w:t>
      </w:r>
      <w:r w:rsidRPr="000C3AE6">
        <w:rPr>
          <w:rFonts w:ascii="Arial" w:hAnsi="Arial" w:cs="Arial"/>
          <w:b/>
          <w:bCs/>
          <w:sz w:val="22"/>
          <w:szCs w:val="22"/>
        </w:rPr>
        <w:t>null then return</w:t>
      </w:r>
      <w:r w:rsidRPr="000C3AE6">
        <w:rPr>
          <w:rFonts w:ascii="Arial" w:hAnsi="Arial" w:cs="Arial"/>
          <w:sz w:val="22"/>
          <w:szCs w:val="22"/>
        </w:rPr>
        <w:t xml:space="preserve"> ins_if_else_sin_ins(Exp)</w:t>
      </w:r>
    </w:p>
    <w:p w14:paraId="1AC7A57E" w14:textId="77777777" w:rsidR="00421AAF" w:rsidRP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0C3AE6">
        <w:rPr>
          <w:rFonts w:ascii="Arial" w:hAnsi="Arial" w:cs="Arial"/>
          <w:b/>
          <w:bCs/>
          <w:sz w:val="22"/>
          <w:szCs w:val="22"/>
        </w:rPr>
        <w:t xml:space="preserve">   else if </w:t>
      </w:r>
      <w:r w:rsidRPr="000C3AE6">
        <w:rPr>
          <w:rFonts w:ascii="Arial" w:hAnsi="Arial" w:cs="Arial"/>
          <w:sz w:val="22"/>
          <w:szCs w:val="22"/>
        </w:rPr>
        <w:t xml:space="preserve">LInsV1 != </w:t>
      </w:r>
      <w:r w:rsidRPr="000C3AE6">
        <w:rPr>
          <w:rFonts w:ascii="Arial" w:hAnsi="Arial" w:cs="Arial"/>
          <w:b/>
          <w:bCs/>
          <w:sz w:val="22"/>
          <w:szCs w:val="22"/>
        </w:rPr>
        <w:t>null</w:t>
      </w:r>
      <w:r w:rsidRPr="000C3AE6">
        <w:rPr>
          <w:rFonts w:ascii="Arial" w:hAnsi="Arial" w:cs="Arial"/>
          <w:sz w:val="22"/>
          <w:szCs w:val="22"/>
        </w:rPr>
        <w:t xml:space="preserve"> &amp;&amp; LInsV2 != </w:t>
      </w:r>
      <w:r w:rsidRPr="000C3AE6">
        <w:rPr>
          <w:rFonts w:ascii="Arial" w:hAnsi="Arial" w:cs="Arial"/>
          <w:b/>
          <w:bCs/>
          <w:sz w:val="22"/>
          <w:szCs w:val="22"/>
        </w:rPr>
        <w:t>null</w:t>
      </w:r>
      <w:r w:rsidRPr="000C3AE6">
        <w:rPr>
          <w:rFonts w:ascii="Arial" w:hAnsi="Arial" w:cs="Arial"/>
          <w:sz w:val="22"/>
          <w:szCs w:val="22"/>
        </w:rPr>
        <w:t xml:space="preserve"> </w:t>
      </w:r>
      <w:r w:rsidRPr="000C3AE6">
        <w:rPr>
          <w:rFonts w:ascii="Arial" w:hAnsi="Arial" w:cs="Arial"/>
          <w:b/>
          <w:bCs/>
          <w:sz w:val="22"/>
          <w:szCs w:val="22"/>
        </w:rPr>
        <w:t>then return</w:t>
      </w:r>
      <w:r w:rsidRPr="000C3AE6">
        <w:rPr>
          <w:rFonts w:ascii="Arial" w:hAnsi="Arial" w:cs="Arial"/>
          <w:sz w:val="22"/>
          <w:szCs w:val="22"/>
        </w:rPr>
        <w:t xml:space="preserve"> ins_if_else_con_ins(Exp, LInsV1, LInsV2)</w:t>
      </w:r>
    </w:p>
    <w:p w14:paraId="78249C5A" w14:textId="77777777" w:rsidR="00421AAF" w:rsidRP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0C3AE6">
        <w:rPr>
          <w:rFonts w:ascii="Arial" w:hAnsi="Arial" w:cs="Arial"/>
          <w:b/>
          <w:bCs/>
          <w:sz w:val="22"/>
          <w:szCs w:val="22"/>
        </w:rPr>
        <w:t xml:space="preserve">   else if </w:t>
      </w:r>
      <w:r w:rsidRPr="000C3AE6">
        <w:rPr>
          <w:rFonts w:ascii="Arial" w:hAnsi="Arial" w:cs="Arial"/>
          <w:sz w:val="22"/>
          <w:szCs w:val="22"/>
        </w:rPr>
        <w:t xml:space="preserve">LInsV1 != </w:t>
      </w:r>
      <w:r w:rsidRPr="000C3AE6">
        <w:rPr>
          <w:rFonts w:ascii="Arial" w:hAnsi="Arial" w:cs="Arial"/>
          <w:b/>
          <w:bCs/>
          <w:sz w:val="22"/>
          <w:szCs w:val="22"/>
        </w:rPr>
        <w:t>null</w:t>
      </w:r>
      <w:r w:rsidRPr="000C3AE6">
        <w:rPr>
          <w:rFonts w:ascii="Arial" w:hAnsi="Arial" w:cs="Arial"/>
          <w:sz w:val="22"/>
          <w:szCs w:val="22"/>
        </w:rPr>
        <w:t xml:space="preserve"> </w:t>
      </w:r>
      <w:r w:rsidRPr="000C3AE6">
        <w:rPr>
          <w:rFonts w:ascii="Arial" w:hAnsi="Arial" w:cs="Arial"/>
          <w:b/>
          <w:bCs/>
          <w:sz w:val="22"/>
          <w:szCs w:val="22"/>
        </w:rPr>
        <w:t>then return</w:t>
      </w:r>
      <w:r w:rsidRPr="000C3AE6">
        <w:rPr>
          <w:rFonts w:ascii="Arial" w:hAnsi="Arial" w:cs="Arial"/>
          <w:sz w:val="22"/>
          <w:szCs w:val="22"/>
        </w:rPr>
        <w:t xml:space="preserve"> ins_if_else_insarg0(Exp, LInsV1)</w:t>
      </w:r>
    </w:p>
    <w:p w14:paraId="2F8F10C6" w14:textId="77777777" w:rsidR="00421AAF" w:rsidRP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0C3AE6">
        <w:rPr>
          <w:rFonts w:ascii="Arial" w:hAnsi="Arial" w:cs="Arial"/>
          <w:sz w:val="22"/>
          <w:szCs w:val="22"/>
        </w:rPr>
        <w:t xml:space="preserve">   </w:t>
      </w:r>
      <w:r w:rsidRPr="000C3AE6">
        <w:rPr>
          <w:rFonts w:ascii="Arial" w:hAnsi="Arial" w:cs="Arial"/>
          <w:b/>
          <w:bCs/>
          <w:sz w:val="22"/>
          <w:szCs w:val="22"/>
        </w:rPr>
        <w:t>else return</w:t>
      </w:r>
      <w:r w:rsidRPr="000C3AE6">
        <w:rPr>
          <w:rFonts w:ascii="Arial" w:hAnsi="Arial" w:cs="Arial"/>
          <w:sz w:val="22"/>
          <w:szCs w:val="22"/>
        </w:rPr>
        <w:t xml:space="preserve"> ins_if_else_insarg1(Exp, LInsV2)</w:t>
      </w:r>
    </w:p>
    <w:p w14:paraId="1E833AF2" w14:textId="77777777" w:rsidR="00421AAF" w:rsidRP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0C3AE6">
        <w:rPr>
          <w:rFonts w:ascii="Arial" w:hAnsi="Arial" w:cs="Arial"/>
          <w:sz w:val="22"/>
          <w:szCs w:val="22"/>
        </w:rPr>
        <w:t>}</w:t>
      </w:r>
    </w:p>
    <w:p w14:paraId="2B79268A" w14:textId="77777777" w:rsidR="00421AAF" w:rsidRP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</w:p>
    <w:p w14:paraId="61C840B1" w14:textId="77777777" w:rsidR="00421AAF" w:rsidRP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0C3AE6">
        <w:rPr>
          <w:rFonts w:ascii="Arial" w:hAnsi="Arial" w:cs="Arial"/>
          <w:sz w:val="22"/>
          <w:szCs w:val="22"/>
        </w:rPr>
        <w:t xml:space="preserve">fun ins_while(Exp, LInsV) {    </w:t>
      </w:r>
    </w:p>
    <w:p w14:paraId="5A66A7DB" w14:textId="77777777" w:rsidR="00421AAF" w:rsidRP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0C3AE6">
        <w:rPr>
          <w:rFonts w:ascii="Arial" w:hAnsi="Arial" w:cs="Arial"/>
          <w:sz w:val="22"/>
          <w:szCs w:val="22"/>
        </w:rPr>
        <w:t xml:space="preserve">   </w:t>
      </w:r>
      <w:r w:rsidRPr="000C3AE6">
        <w:rPr>
          <w:rFonts w:ascii="Arial" w:hAnsi="Arial" w:cs="Arial"/>
          <w:b/>
          <w:bCs/>
          <w:sz w:val="22"/>
          <w:szCs w:val="22"/>
        </w:rPr>
        <w:t>if</w:t>
      </w:r>
      <w:r w:rsidRPr="000C3AE6">
        <w:rPr>
          <w:rFonts w:ascii="Arial" w:hAnsi="Arial" w:cs="Arial"/>
          <w:sz w:val="22"/>
          <w:szCs w:val="22"/>
        </w:rPr>
        <w:t xml:space="preserve"> LInsV == </w:t>
      </w:r>
      <w:r w:rsidRPr="000C3AE6">
        <w:rPr>
          <w:rFonts w:ascii="Arial" w:hAnsi="Arial" w:cs="Arial"/>
          <w:b/>
          <w:bCs/>
          <w:sz w:val="22"/>
          <w:szCs w:val="22"/>
        </w:rPr>
        <w:t>null then return</w:t>
      </w:r>
      <w:r w:rsidRPr="000C3AE6">
        <w:rPr>
          <w:rFonts w:ascii="Arial" w:hAnsi="Arial" w:cs="Arial"/>
          <w:sz w:val="22"/>
          <w:szCs w:val="22"/>
        </w:rPr>
        <w:t xml:space="preserve"> ins_while_sin_ins(Exp)</w:t>
      </w:r>
    </w:p>
    <w:p w14:paraId="2F42696E" w14:textId="77777777" w:rsidR="00421AAF" w:rsidRP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0C3AE6">
        <w:rPr>
          <w:rFonts w:ascii="Arial" w:hAnsi="Arial" w:cs="Arial"/>
          <w:sz w:val="22"/>
          <w:szCs w:val="22"/>
        </w:rPr>
        <w:t xml:space="preserve">   </w:t>
      </w:r>
      <w:r w:rsidRPr="000C3AE6">
        <w:rPr>
          <w:rFonts w:ascii="Arial" w:hAnsi="Arial" w:cs="Arial"/>
          <w:b/>
          <w:bCs/>
          <w:sz w:val="22"/>
          <w:szCs w:val="22"/>
        </w:rPr>
        <w:t>else return</w:t>
      </w:r>
      <w:r w:rsidRPr="000C3AE6">
        <w:rPr>
          <w:rFonts w:ascii="Arial" w:hAnsi="Arial" w:cs="Arial"/>
          <w:sz w:val="22"/>
          <w:szCs w:val="22"/>
        </w:rPr>
        <w:t xml:space="preserve"> ins_while_con_ins(Exp, LInsV)</w:t>
      </w:r>
    </w:p>
    <w:p w14:paraId="21D377E1" w14:textId="77777777" w:rsidR="00421AAF" w:rsidRP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0C3AE6">
        <w:rPr>
          <w:rFonts w:ascii="Arial" w:hAnsi="Arial" w:cs="Arial"/>
          <w:sz w:val="22"/>
          <w:szCs w:val="22"/>
        </w:rPr>
        <w:t>}</w:t>
      </w:r>
    </w:p>
    <w:p w14:paraId="48AAC130" w14:textId="77777777" w:rsidR="00421AAF" w:rsidRP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</w:p>
    <w:p w14:paraId="59C22F18" w14:textId="1A60556A" w:rsidR="00421AAF" w:rsidRP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0C3AE6">
        <w:rPr>
          <w:rFonts w:ascii="Arial" w:hAnsi="Arial" w:cs="Arial"/>
          <w:sz w:val="22"/>
          <w:szCs w:val="22"/>
        </w:rPr>
        <w:t xml:space="preserve">fun ins_call(Id, </w:t>
      </w:r>
      <w:r w:rsidR="0052439F" w:rsidRPr="000C3AE6">
        <w:rPr>
          <w:rFonts w:ascii="Arial" w:hAnsi="Arial" w:cs="Arial"/>
          <w:sz w:val="22"/>
          <w:szCs w:val="22"/>
        </w:rPr>
        <w:t>L</w:t>
      </w:r>
      <w:r w:rsidRPr="000C3AE6">
        <w:rPr>
          <w:rFonts w:ascii="Arial" w:hAnsi="Arial" w:cs="Arial"/>
          <w:sz w:val="22"/>
          <w:szCs w:val="22"/>
        </w:rPr>
        <w:t xml:space="preserve">ParamsReales) {    </w:t>
      </w:r>
    </w:p>
    <w:p w14:paraId="099591B3" w14:textId="72E849C6" w:rsidR="00421AAF" w:rsidRP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0C3AE6">
        <w:rPr>
          <w:rFonts w:ascii="Arial" w:hAnsi="Arial" w:cs="Arial"/>
          <w:sz w:val="22"/>
          <w:szCs w:val="22"/>
        </w:rPr>
        <w:t xml:space="preserve">   </w:t>
      </w:r>
      <w:r w:rsidRPr="000C3AE6">
        <w:rPr>
          <w:rFonts w:ascii="Arial" w:hAnsi="Arial" w:cs="Arial"/>
          <w:b/>
          <w:bCs/>
          <w:sz w:val="22"/>
          <w:szCs w:val="22"/>
        </w:rPr>
        <w:t>if</w:t>
      </w:r>
      <w:r w:rsidRPr="000C3AE6">
        <w:rPr>
          <w:rFonts w:ascii="Arial" w:hAnsi="Arial" w:cs="Arial"/>
          <w:sz w:val="22"/>
          <w:szCs w:val="22"/>
        </w:rPr>
        <w:t xml:space="preserve"> </w:t>
      </w:r>
      <w:r w:rsidR="0052439F" w:rsidRPr="000C3AE6">
        <w:rPr>
          <w:rFonts w:ascii="Arial" w:hAnsi="Arial" w:cs="Arial"/>
          <w:sz w:val="22"/>
          <w:szCs w:val="22"/>
        </w:rPr>
        <w:t>L</w:t>
      </w:r>
      <w:r w:rsidRPr="000C3AE6">
        <w:rPr>
          <w:rFonts w:ascii="Arial" w:hAnsi="Arial" w:cs="Arial"/>
          <w:sz w:val="22"/>
          <w:szCs w:val="22"/>
        </w:rPr>
        <w:t xml:space="preserve">ParamReales == </w:t>
      </w:r>
      <w:r w:rsidRPr="000C3AE6">
        <w:rPr>
          <w:rFonts w:ascii="Arial" w:hAnsi="Arial" w:cs="Arial"/>
          <w:b/>
          <w:bCs/>
          <w:sz w:val="22"/>
          <w:szCs w:val="22"/>
        </w:rPr>
        <w:t>null then return</w:t>
      </w:r>
      <w:r w:rsidRPr="000C3AE6">
        <w:rPr>
          <w:rFonts w:ascii="Arial" w:hAnsi="Arial" w:cs="Arial"/>
          <w:sz w:val="22"/>
          <w:szCs w:val="22"/>
        </w:rPr>
        <w:t xml:space="preserve"> ins_call_sin_params(Id)</w:t>
      </w:r>
    </w:p>
    <w:p w14:paraId="4A033BAC" w14:textId="7CB97C73" w:rsidR="00421AAF" w:rsidRP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0C3AE6">
        <w:rPr>
          <w:rFonts w:ascii="Arial" w:hAnsi="Arial" w:cs="Arial"/>
          <w:sz w:val="22"/>
          <w:szCs w:val="22"/>
        </w:rPr>
        <w:t xml:space="preserve">   </w:t>
      </w:r>
      <w:r w:rsidRPr="000C3AE6">
        <w:rPr>
          <w:rFonts w:ascii="Arial" w:hAnsi="Arial" w:cs="Arial"/>
          <w:b/>
          <w:bCs/>
          <w:sz w:val="22"/>
          <w:szCs w:val="22"/>
        </w:rPr>
        <w:t>else return</w:t>
      </w:r>
      <w:r w:rsidRPr="000C3AE6">
        <w:rPr>
          <w:rFonts w:ascii="Arial" w:hAnsi="Arial" w:cs="Arial"/>
          <w:sz w:val="22"/>
          <w:szCs w:val="22"/>
        </w:rPr>
        <w:t xml:space="preserve"> ins_call_con_params(Id, </w:t>
      </w:r>
      <w:r w:rsidR="0052439F" w:rsidRPr="000C3AE6">
        <w:rPr>
          <w:rFonts w:ascii="Arial" w:hAnsi="Arial" w:cs="Arial"/>
          <w:sz w:val="22"/>
          <w:szCs w:val="22"/>
        </w:rPr>
        <w:t>L</w:t>
      </w:r>
      <w:r w:rsidRPr="000C3AE6">
        <w:rPr>
          <w:rFonts w:ascii="Arial" w:hAnsi="Arial" w:cs="Arial"/>
          <w:sz w:val="22"/>
          <w:szCs w:val="22"/>
        </w:rPr>
        <w:t>ParamsReales)</w:t>
      </w:r>
    </w:p>
    <w:p w14:paraId="0BE6444F" w14:textId="7678CA72" w:rsidR="0030624D" w:rsidRP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0C3AE6">
        <w:rPr>
          <w:rFonts w:ascii="Arial" w:hAnsi="Arial" w:cs="Arial"/>
          <w:sz w:val="22"/>
          <w:szCs w:val="22"/>
        </w:rPr>
        <w:t>}</w:t>
      </w:r>
    </w:p>
    <w:p w14:paraId="12FB6BA2" w14:textId="525CCED6" w:rsidR="00137149" w:rsidRPr="000C3AE6" w:rsidRDefault="00137149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</w:p>
    <w:p w14:paraId="4E1CC09E" w14:textId="0AFA5933" w:rsidR="00137149" w:rsidRPr="000C3AE6" w:rsidRDefault="00137149" w:rsidP="00137149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0C3AE6">
        <w:rPr>
          <w:rFonts w:ascii="Arial" w:hAnsi="Arial" w:cs="Arial"/>
          <w:sz w:val="22"/>
          <w:szCs w:val="22"/>
        </w:rPr>
        <w:t xml:space="preserve">fun bloque(Programa) {    </w:t>
      </w:r>
    </w:p>
    <w:p w14:paraId="401640DE" w14:textId="01766C8D" w:rsidR="00137149" w:rsidRPr="000C3AE6" w:rsidRDefault="00137149" w:rsidP="00137149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0C3AE6">
        <w:rPr>
          <w:rFonts w:ascii="Arial" w:hAnsi="Arial" w:cs="Arial"/>
          <w:sz w:val="22"/>
          <w:szCs w:val="22"/>
        </w:rPr>
        <w:t xml:space="preserve">   </w:t>
      </w:r>
      <w:r w:rsidRPr="000C3AE6">
        <w:rPr>
          <w:rFonts w:ascii="Arial" w:hAnsi="Arial" w:cs="Arial"/>
          <w:b/>
          <w:bCs/>
          <w:sz w:val="22"/>
          <w:szCs w:val="22"/>
        </w:rPr>
        <w:t>if</w:t>
      </w:r>
      <w:r w:rsidRPr="000C3AE6">
        <w:rPr>
          <w:rFonts w:ascii="Arial" w:hAnsi="Arial" w:cs="Arial"/>
          <w:sz w:val="22"/>
          <w:szCs w:val="22"/>
        </w:rPr>
        <w:t xml:space="preserve"> Programa == </w:t>
      </w:r>
      <w:r w:rsidRPr="000C3AE6">
        <w:rPr>
          <w:rFonts w:ascii="Arial" w:hAnsi="Arial" w:cs="Arial"/>
          <w:b/>
          <w:bCs/>
          <w:sz w:val="22"/>
          <w:szCs w:val="22"/>
        </w:rPr>
        <w:t>null then return</w:t>
      </w:r>
      <w:r w:rsidRPr="000C3AE6">
        <w:rPr>
          <w:rFonts w:ascii="Arial" w:hAnsi="Arial" w:cs="Arial"/>
          <w:sz w:val="22"/>
          <w:szCs w:val="22"/>
        </w:rPr>
        <w:t xml:space="preserve"> bloque_</w:t>
      </w:r>
      <w:del w:id="22" w:author="Borja Aday Guadalupe Luis" w:date="2021-05-19T20:13:00Z">
        <w:r w:rsidRPr="000C3AE6" w:rsidDel="00FF09A2">
          <w:rPr>
            <w:rFonts w:ascii="Arial" w:hAnsi="Arial" w:cs="Arial"/>
            <w:sz w:val="22"/>
            <w:szCs w:val="22"/>
          </w:rPr>
          <w:delText>vacio</w:delText>
        </w:r>
      </w:del>
      <w:ins w:id="23" w:author="Borja Aday Guadalupe Luis" w:date="2021-05-19T20:13:00Z">
        <w:r w:rsidR="00FF09A2" w:rsidRPr="000C3AE6">
          <w:rPr>
            <w:rFonts w:ascii="Arial" w:hAnsi="Arial" w:cs="Arial"/>
            <w:sz w:val="22"/>
            <w:szCs w:val="22"/>
          </w:rPr>
          <w:t>sin_programa</w:t>
        </w:r>
      </w:ins>
      <w:r w:rsidRPr="000C3AE6">
        <w:rPr>
          <w:rFonts w:ascii="Arial" w:hAnsi="Arial" w:cs="Arial"/>
          <w:sz w:val="22"/>
          <w:szCs w:val="22"/>
        </w:rPr>
        <w:t>()</w:t>
      </w:r>
    </w:p>
    <w:p w14:paraId="30C36BD3" w14:textId="1045DF24" w:rsidR="00137149" w:rsidRPr="000C3AE6" w:rsidRDefault="00137149" w:rsidP="00137149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0C3AE6">
        <w:rPr>
          <w:rFonts w:ascii="Arial" w:hAnsi="Arial" w:cs="Arial"/>
          <w:sz w:val="22"/>
          <w:szCs w:val="22"/>
        </w:rPr>
        <w:t xml:space="preserve">   </w:t>
      </w:r>
      <w:r w:rsidRPr="000C3AE6">
        <w:rPr>
          <w:rFonts w:ascii="Arial" w:hAnsi="Arial" w:cs="Arial"/>
          <w:b/>
          <w:bCs/>
          <w:sz w:val="22"/>
          <w:szCs w:val="22"/>
        </w:rPr>
        <w:t>else return</w:t>
      </w:r>
      <w:r w:rsidRPr="000C3AE6">
        <w:rPr>
          <w:rFonts w:ascii="Arial" w:hAnsi="Arial" w:cs="Arial"/>
          <w:sz w:val="22"/>
          <w:szCs w:val="22"/>
        </w:rPr>
        <w:t xml:space="preserve"> bloque_</w:t>
      </w:r>
      <w:del w:id="24" w:author="Borja Aday Guadalupe Luis" w:date="2021-05-19T20:13:00Z">
        <w:r w:rsidRPr="000C3AE6" w:rsidDel="00FF09A2">
          <w:rPr>
            <w:rFonts w:ascii="Arial" w:hAnsi="Arial" w:cs="Arial"/>
            <w:sz w:val="22"/>
            <w:szCs w:val="22"/>
          </w:rPr>
          <w:delText>no</w:delText>
        </w:r>
      </w:del>
      <w:ins w:id="25" w:author="Borja Aday Guadalupe Luis" w:date="2021-05-19T20:13:00Z">
        <w:r w:rsidR="00FF09A2" w:rsidRPr="000C3AE6">
          <w:rPr>
            <w:rFonts w:ascii="Arial" w:hAnsi="Arial" w:cs="Arial"/>
            <w:sz w:val="22"/>
            <w:szCs w:val="22"/>
          </w:rPr>
          <w:t>con</w:t>
        </w:r>
      </w:ins>
      <w:r w:rsidRPr="000C3AE6">
        <w:rPr>
          <w:rFonts w:ascii="Arial" w:hAnsi="Arial" w:cs="Arial"/>
          <w:sz w:val="22"/>
          <w:szCs w:val="22"/>
        </w:rPr>
        <w:t>_</w:t>
      </w:r>
      <w:del w:id="26" w:author="Borja Aday Guadalupe Luis" w:date="2021-05-19T20:13:00Z">
        <w:r w:rsidRPr="000C3AE6" w:rsidDel="00FF09A2">
          <w:rPr>
            <w:rFonts w:ascii="Arial" w:hAnsi="Arial" w:cs="Arial"/>
            <w:sz w:val="22"/>
            <w:szCs w:val="22"/>
          </w:rPr>
          <w:delText>vacio</w:delText>
        </w:r>
      </w:del>
      <w:ins w:id="27" w:author="Borja Aday Guadalupe Luis" w:date="2021-05-19T20:13:00Z">
        <w:r w:rsidR="00FF09A2" w:rsidRPr="000C3AE6">
          <w:rPr>
            <w:rFonts w:ascii="Arial" w:hAnsi="Arial" w:cs="Arial"/>
            <w:sz w:val="22"/>
            <w:szCs w:val="22"/>
          </w:rPr>
          <w:t>programa</w:t>
        </w:r>
      </w:ins>
      <w:r w:rsidRPr="000C3AE6">
        <w:rPr>
          <w:rFonts w:ascii="Arial" w:hAnsi="Arial" w:cs="Arial"/>
          <w:sz w:val="22"/>
          <w:szCs w:val="22"/>
        </w:rPr>
        <w:t>(Programa)</w:t>
      </w:r>
    </w:p>
    <w:p w14:paraId="5EC3C55E" w14:textId="028F50AA" w:rsidR="00E31F79" w:rsidRPr="000C3AE6" w:rsidRDefault="00137149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0C3AE6">
        <w:rPr>
          <w:rFonts w:ascii="Arial" w:hAnsi="Arial" w:cs="Arial"/>
          <w:sz w:val="22"/>
          <w:szCs w:val="22"/>
        </w:rPr>
        <w:t>}</w:t>
      </w:r>
    </w:p>
    <w:p w14:paraId="479ACA7C" w14:textId="3CB11F84" w:rsidR="00165A5E" w:rsidRPr="00093824" w:rsidRDefault="00903834" w:rsidP="00920D36">
      <w:pPr>
        <w:pStyle w:val="Ttulo1"/>
        <w:numPr>
          <w:ilvl w:val="0"/>
          <w:numId w:val="15"/>
        </w:numPr>
        <w:jc w:val="both"/>
      </w:pPr>
      <w:bookmarkStart w:id="28" w:name="_Toc72434160"/>
      <w:r>
        <w:t>Acondicionamiento para implementación descendente</w:t>
      </w:r>
      <w:r w:rsidR="00165A5E">
        <w:t>.</w:t>
      </w:r>
      <w:bookmarkEnd w:id="28"/>
    </w:p>
    <w:tbl>
      <w:tblPr>
        <w:tblStyle w:val="Tablaconcuadrcula"/>
        <w:tblW w:w="5000" w:type="pct"/>
        <w:tblInd w:w="-5" w:type="dxa"/>
        <w:tblLook w:val="04A0" w:firstRow="1" w:lastRow="0" w:firstColumn="1" w:lastColumn="0" w:noHBand="0" w:noVBand="1"/>
      </w:tblPr>
      <w:tblGrid>
        <w:gridCol w:w="10459"/>
      </w:tblGrid>
      <w:tr w:rsidR="00904251" w:rsidRPr="00903834" w14:paraId="54EDFBFA" w14:textId="77777777" w:rsidTr="00AC5FA9">
        <w:tc>
          <w:tcPr>
            <w:tcW w:w="5000" w:type="pct"/>
            <w:shd w:val="clear" w:color="auto" w:fill="F2DBDB" w:themeFill="accent2" w:themeFillTint="33"/>
          </w:tcPr>
          <w:p w14:paraId="2FCDF9B8" w14:textId="77777777" w:rsidR="00904251" w:rsidRDefault="00904251" w:rsidP="005E4252">
            <w:pPr>
              <w:spacing w:line="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03834">
              <w:rPr>
                <w:rFonts w:ascii="Arial" w:hAnsi="Arial" w:cs="Arial"/>
                <w:b/>
                <w:bCs/>
                <w:sz w:val="20"/>
                <w:szCs w:val="20"/>
              </w:rPr>
              <w:t>Constructor de árboles de sintaxis abstracta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.</w:t>
            </w:r>
          </w:p>
          <w:p w14:paraId="0BF1C3B7" w14:textId="77777777" w:rsidR="00904251" w:rsidRPr="00903834" w:rsidRDefault="00904251" w:rsidP="005E4252">
            <w:pPr>
              <w:spacing w:line="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Gramática S-Atribuida</w:t>
            </w:r>
          </w:p>
        </w:tc>
      </w:tr>
      <w:tr w:rsidR="00904251" w:rsidRPr="00BF3EB9" w14:paraId="63721972" w14:textId="77777777" w:rsidTr="00AC5FA9">
        <w:tc>
          <w:tcPr>
            <w:tcW w:w="5000" w:type="pct"/>
            <w:shd w:val="clear" w:color="auto" w:fill="F2F2F2" w:themeFill="background1" w:themeFillShade="F2"/>
          </w:tcPr>
          <w:p w14:paraId="79B49CA2" w14:textId="77777777" w:rsidR="00C036CA" w:rsidRPr="000C3AE6" w:rsidRDefault="00C036CA" w:rsidP="00C036CA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Programa -&gt; LDecs </w:t>
            </w:r>
            <w:r w:rsidRPr="000C3AE6">
              <w:rPr>
                <w:rFonts w:ascii="Arial" w:hAnsi="Arial" w:cs="Arial"/>
                <w:b/>
                <w:bCs/>
              </w:rPr>
              <w:t xml:space="preserve">&amp;&amp; </w:t>
            </w:r>
            <w:r w:rsidRPr="000C3AE6">
              <w:rPr>
                <w:rFonts w:ascii="Arial" w:hAnsi="Arial" w:cs="Arial"/>
              </w:rPr>
              <w:t>LIns</w:t>
            </w:r>
          </w:p>
          <w:p w14:paraId="20E9F4EE" w14:textId="77777777" w:rsidR="00C036CA" w:rsidRPr="000C3AE6" w:rsidRDefault="00C036CA" w:rsidP="00C036CA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   Programa.a = programa_con_decs(LDecs.a, LIns.a)</w:t>
            </w:r>
          </w:p>
          <w:p w14:paraId="4A660E86" w14:textId="77777777" w:rsidR="00C036CA" w:rsidRPr="000C3AE6" w:rsidRDefault="00C036CA" w:rsidP="00C036CA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Programa -&gt; LIns</w:t>
            </w:r>
          </w:p>
          <w:p w14:paraId="48481022" w14:textId="77777777" w:rsidR="00C036CA" w:rsidRPr="000C3AE6" w:rsidRDefault="00C036CA" w:rsidP="00C036CA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   Programa.a = programa_sin_decs(LIns.a)</w:t>
            </w:r>
          </w:p>
          <w:p w14:paraId="0F9FBFF2" w14:textId="77777777" w:rsidR="00C036CA" w:rsidRPr="000C3AE6" w:rsidRDefault="00C036CA" w:rsidP="00C036CA">
            <w:pPr>
              <w:rPr>
                <w:rFonts w:ascii="Arial" w:hAnsi="Arial" w:cs="Arial"/>
              </w:rPr>
            </w:pPr>
          </w:p>
          <w:p w14:paraId="469CE7F7" w14:textId="77777777" w:rsidR="00C036CA" w:rsidRPr="000C3AE6" w:rsidRDefault="00C036CA" w:rsidP="00C036CA">
            <w:pPr>
              <w:jc w:val="both"/>
              <w:rPr>
                <w:rFonts w:ascii="Arial" w:hAnsi="Arial" w:cs="Arial"/>
                <w:lang w:val="es"/>
              </w:rPr>
            </w:pPr>
            <w:r w:rsidRPr="000C3AE6">
              <w:rPr>
                <w:rFonts w:ascii="Arial" w:hAnsi="Arial" w:cs="Arial"/>
                <w:lang w:val="es"/>
              </w:rPr>
              <w:t>LDecs -&gt; Dec RLDecs</w:t>
            </w:r>
          </w:p>
          <w:p w14:paraId="0C7BD443" w14:textId="77777777" w:rsidR="00C036CA" w:rsidRPr="000C3AE6" w:rsidRDefault="00C036CA" w:rsidP="00C036CA">
            <w:pPr>
              <w:jc w:val="both"/>
              <w:rPr>
                <w:rFonts w:ascii="Arial" w:hAnsi="Arial" w:cs="Arial"/>
                <w:lang w:val="es"/>
              </w:rPr>
            </w:pPr>
            <w:r w:rsidRPr="000C3AE6">
              <w:rPr>
                <w:rFonts w:ascii="Arial" w:hAnsi="Arial" w:cs="Arial"/>
                <w:lang w:val="es"/>
              </w:rPr>
              <w:t xml:space="preserve">   RLDecs.ah = decs_1(Dec.a)</w:t>
            </w:r>
          </w:p>
          <w:p w14:paraId="058AC68A" w14:textId="33FD6580" w:rsidR="00C036CA" w:rsidRPr="000C3AE6" w:rsidRDefault="00C036CA" w:rsidP="00C036CA">
            <w:pPr>
              <w:jc w:val="both"/>
              <w:rPr>
                <w:rFonts w:ascii="Arial" w:hAnsi="Arial" w:cs="Arial"/>
                <w:lang w:val="es"/>
              </w:rPr>
            </w:pPr>
            <w:r w:rsidRPr="000C3AE6">
              <w:rPr>
                <w:rFonts w:ascii="Arial" w:hAnsi="Arial" w:cs="Arial"/>
                <w:lang w:val="es"/>
              </w:rPr>
              <w:t xml:space="preserve">   LDecs.a = RLDecs.a</w:t>
            </w:r>
          </w:p>
          <w:p w14:paraId="7458B3F8" w14:textId="48CEF750" w:rsidR="00C036CA" w:rsidRPr="000C3AE6" w:rsidRDefault="00C036CA" w:rsidP="00C036CA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  <w:lang w:val="es"/>
              </w:rPr>
              <w:t xml:space="preserve">LDecs </w:t>
            </w:r>
            <w:r w:rsidRPr="000C3AE6">
              <w:rPr>
                <w:rFonts w:ascii="Arial" w:hAnsi="Arial" w:cs="Arial"/>
              </w:rPr>
              <w:t>-&gt; ε</w:t>
            </w:r>
          </w:p>
          <w:p w14:paraId="1B2BA4A9" w14:textId="65693ED8" w:rsidR="00C036CA" w:rsidRPr="000C3AE6" w:rsidRDefault="00C036CA" w:rsidP="00C036CA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   </w:t>
            </w:r>
            <w:r w:rsidRPr="000C3AE6">
              <w:rPr>
                <w:rFonts w:ascii="Arial" w:hAnsi="Arial" w:cs="Arial"/>
                <w:lang w:val="es"/>
              </w:rPr>
              <w:t>LDecs</w:t>
            </w:r>
            <w:ins w:id="29" w:author="Borja Aday Guadalupe Luis" w:date="2021-05-19T20:53:00Z">
              <w:r w:rsidRPr="000C3AE6">
                <w:rPr>
                  <w:rFonts w:ascii="Arial" w:hAnsi="Arial" w:cs="Arial"/>
                </w:rPr>
                <w:t>.a =</w:t>
              </w:r>
            </w:ins>
            <w:del w:id="30" w:author="Borja Aday Guadalupe Luis" w:date="2021-05-19T20:53:00Z">
              <w:r w:rsidRPr="000C3AE6" w:rsidDel="00020F52">
                <w:rPr>
                  <w:rFonts w:ascii="Arial" w:hAnsi="Arial" w:cs="Arial"/>
                </w:rPr>
                <w:delText xml:space="preserve"> -&gt;</w:delText>
              </w:r>
            </w:del>
            <w:r w:rsidRPr="000C3AE6">
              <w:rPr>
                <w:rFonts w:ascii="Arial" w:hAnsi="Arial" w:cs="Arial"/>
              </w:rPr>
              <w:t xml:space="preserve"> </w:t>
            </w:r>
            <w:r w:rsidRPr="000C3AE6">
              <w:rPr>
                <w:rFonts w:ascii="Arial" w:hAnsi="Arial" w:cs="Arial"/>
                <w:b/>
                <w:bCs/>
              </w:rPr>
              <w:t>null</w:t>
            </w:r>
          </w:p>
          <w:p w14:paraId="37EF5873" w14:textId="77777777" w:rsidR="00C036CA" w:rsidRPr="000C3AE6" w:rsidRDefault="00C036CA" w:rsidP="00C036CA">
            <w:pPr>
              <w:jc w:val="both"/>
              <w:rPr>
                <w:rFonts w:ascii="Arial" w:hAnsi="Arial" w:cs="Arial"/>
                <w:lang w:val="es"/>
              </w:rPr>
            </w:pPr>
            <w:r w:rsidRPr="000C3AE6">
              <w:rPr>
                <w:rFonts w:ascii="Arial" w:hAnsi="Arial" w:cs="Arial"/>
                <w:lang w:val="es"/>
              </w:rPr>
              <w:t xml:space="preserve">RLDecs -&gt; </w:t>
            </w:r>
            <w:r w:rsidRPr="000C3AE6">
              <w:rPr>
                <w:rFonts w:ascii="Arial" w:hAnsi="Arial" w:cs="Arial"/>
                <w:b/>
                <w:bCs/>
                <w:lang w:val="es"/>
              </w:rPr>
              <w:t>;</w:t>
            </w:r>
            <w:r w:rsidRPr="000C3AE6">
              <w:rPr>
                <w:rFonts w:ascii="Arial" w:hAnsi="Arial" w:cs="Arial"/>
                <w:lang w:val="es"/>
              </w:rPr>
              <w:t xml:space="preserve"> Dec RLDecs</w:t>
            </w:r>
          </w:p>
          <w:p w14:paraId="74211615" w14:textId="77777777" w:rsidR="00C036CA" w:rsidRPr="000C3AE6" w:rsidRDefault="00C036CA" w:rsidP="00C036CA">
            <w:pPr>
              <w:jc w:val="both"/>
              <w:rPr>
                <w:rFonts w:ascii="Arial" w:hAnsi="Arial" w:cs="Arial"/>
                <w:lang w:val="es"/>
              </w:rPr>
            </w:pPr>
            <w:r w:rsidRPr="000C3AE6">
              <w:rPr>
                <w:rFonts w:ascii="Arial" w:hAnsi="Arial" w:cs="Arial"/>
                <w:lang w:val="es"/>
              </w:rPr>
              <w:t xml:space="preserve">   RLDecs</w:t>
            </w:r>
            <w:r w:rsidRPr="000C3AE6">
              <w:rPr>
                <w:rFonts w:ascii="Arial" w:hAnsi="Arial" w:cs="Arial"/>
                <w:vertAlign w:val="subscript"/>
                <w:lang w:val="es"/>
              </w:rPr>
              <w:t>1</w:t>
            </w:r>
            <w:r w:rsidRPr="000C3AE6">
              <w:rPr>
                <w:rFonts w:ascii="Arial" w:hAnsi="Arial" w:cs="Arial"/>
                <w:lang w:val="es"/>
              </w:rPr>
              <w:t>.ah = decs_muchas(RLDecs</w:t>
            </w:r>
            <w:r w:rsidRPr="000C3AE6">
              <w:rPr>
                <w:rFonts w:ascii="Arial" w:hAnsi="Arial" w:cs="Arial"/>
                <w:vertAlign w:val="subscript"/>
                <w:lang w:val="es"/>
              </w:rPr>
              <w:t>0</w:t>
            </w:r>
            <w:r w:rsidRPr="000C3AE6">
              <w:rPr>
                <w:rFonts w:ascii="Arial" w:hAnsi="Arial" w:cs="Arial"/>
                <w:lang w:val="es"/>
              </w:rPr>
              <w:t>.ah, Dec.a)</w:t>
            </w:r>
          </w:p>
          <w:p w14:paraId="34590975" w14:textId="77777777" w:rsidR="00C036CA" w:rsidRPr="000C3AE6" w:rsidRDefault="00C036CA" w:rsidP="00C036CA">
            <w:pPr>
              <w:jc w:val="both"/>
              <w:rPr>
                <w:rFonts w:ascii="Arial" w:hAnsi="Arial" w:cs="Arial"/>
                <w:lang w:val="es"/>
              </w:rPr>
            </w:pPr>
            <w:r w:rsidRPr="000C3AE6">
              <w:rPr>
                <w:rFonts w:ascii="Arial" w:hAnsi="Arial" w:cs="Arial"/>
                <w:lang w:val="es"/>
              </w:rPr>
              <w:t xml:space="preserve">   RLDecs</w:t>
            </w:r>
            <w:r w:rsidRPr="000C3AE6">
              <w:rPr>
                <w:rFonts w:ascii="Arial" w:hAnsi="Arial" w:cs="Arial"/>
                <w:vertAlign w:val="subscript"/>
                <w:lang w:val="es"/>
              </w:rPr>
              <w:t>0</w:t>
            </w:r>
            <w:r w:rsidRPr="000C3AE6">
              <w:rPr>
                <w:rFonts w:ascii="Arial" w:hAnsi="Arial" w:cs="Arial"/>
                <w:lang w:val="es"/>
              </w:rPr>
              <w:t>.a = RLDecs</w:t>
            </w:r>
            <w:r w:rsidRPr="000C3AE6">
              <w:rPr>
                <w:rFonts w:ascii="Arial" w:hAnsi="Arial" w:cs="Arial"/>
                <w:vertAlign w:val="subscript"/>
                <w:lang w:val="es"/>
              </w:rPr>
              <w:t>1</w:t>
            </w:r>
            <w:r w:rsidRPr="000C3AE6">
              <w:rPr>
                <w:rFonts w:ascii="Arial" w:hAnsi="Arial" w:cs="Arial"/>
                <w:lang w:val="es"/>
              </w:rPr>
              <w:t>.a</w:t>
            </w:r>
          </w:p>
          <w:p w14:paraId="56CCA1A6" w14:textId="77777777" w:rsidR="00C036CA" w:rsidRPr="000C3AE6" w:rsidRDefault="00C036CA" w:rsidP="00C036CA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  <w:lang w:val="es"/>
              </w:rPr>
              <w:t xml:space="preserve">RLDecs -&gt; </w:t>
            </w:r>
            <w:r w:rsidRPr="000C3AE6">
              <w:rPr>
                <w:rFonts w:ascii="Arial" w:hAnsi="Arial" w:cs="Arial"/>
              </w:rPr>
              <w:t>ε</w:t>
            </w:r>
          </w:p>
          <w:p w14:paraId="03623679" w14:textId="77777777" w:rsidR="00C036CA" w:rsidRPr="000C3AE6" w:rsidRDefault="00C036CA" w:rsidP="00C036CA">
            <w:pPr>
              <w:jc w:val="both"/>
              <w:rPr>
                <w:rFonts w:ascii="Arial" w:hAnsi="Arial" w:cs="Arial"/>
                <w:lang w:val="es"/>
              </w:rPr>
            </w:pPr>
            <w:r w:rsidRPr="000C3AE6">
              <w:rPr>
                <w:rFonts w:ascii="Arial" w:hAnsi="Arial" w:cs="Arial"/>
              </w:rPr>
              <w:t xml:space="preserve">   RLDecs.a = RLDecs.ah</w:t>
            </w:r>
          </w:p>
          <w:p w14:paraId="401DF494" w14:textId="77777777" w:rsidR="00C036CA" w:rsidRPr="000C3AE6" w:rsidRDefault="00C036CA" w:rsidP="00E31F79">
            <w:pPr>
              <w:ind w:left="1416" w:hanging="1416"/>
              <w:rPr>
                <w:rFonts w:ascii="Arial" w:hAnsi="Arial" w:cs="Arial"/>
              </w:rPr>
            </w:pPr>
          </w:p>
          <w:p w14:paraId="06B74D00" w14:textId="77777777" w:rsidR="00E31F79" w:rsidRPr="000C3AE6" w:rsidRDefault="00E31F79" w:rsidP="00E31F79">
            <w:pPr>
              <w:rPr>
                <w:rFonts w:ascii="Arial" w:hAnsi="Arial" w:cs="Arial"/>
              </w:rPr>
            </w:pPr>
          </w:p>
          <w:p w14:paraId="4111AB80" w14:textId="77777777" w:rsidR="00E31F79" w:rsidRPr="000C3AE6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Dec -&gt; </w:t>
            </w:r>
            <w:r w:rsidRPr="000C3AE6">
              <w:rPr>
                <w:rFonts w:ascii="Arial" w:hAnsi="Arial" w:cs="Arial"/>
                <w:b/>
                <w:bCs/>
              </w:rPr>
              <w:t xml:space="preserve">var </w:t>
            </w:r>
            <w:r w:rsidRPr="000C3AE6">
              <w:rPr>
                <w:rFonts w:ascii="Arial" w:hAnsi="Arial" w:cs="Arial"/>
              </w:rPr>
              <w:t xml:space="preserve">Tipo </w:t>
            </w:r>
            <w:r w:rsidRPr="000C3AE6">
              <w:rPr>
                <w:rFonts w:ascii="Arial" w:hAnsi="Arial" w:cs="Arial"/>
                <w:b/>
                <w:bCs/>
              </w:rPr>
              <w:t>identificador</w:t>
            </w:r>
          </w:p>
          <w:p w14:paraId="5DED37AC" w14:textId="77777777" w:rsidR="00E31F79" w:rsidRPr="000C3AE6" w:rsidRDefault="00E31F79" w:rsidP="00E31F79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  <w:b/>
                <w:bCs/>
              </w:rPr>
              <w:t xml:space="preserve">   </w:t>
            </w:r>
            <w:r w:rsidRPr="000C3AE6">
              <w:rPr>
                <w:rFonts w:ascii="Arial" w:hAnsi="Arial" w:cs="Arial"/>
              </w:rPr>
              <w:t xml:space="preserve">Dec.a = dec_var(Tipo.a, </w:t>
            </w:r>
            <w:r w:rsidRPr="000C3AE6">
              <w:rPr>
                <w:rFonts w:ascii="Arial" w:hAnsi="Arial" w:cs="Arial"/>
                <w:b/>
                <w:bCs/>
              </w:rPr>
              <w:t>identificador</w:t>
            </w:r>
            <w:r w:rsidRPr="000C3AE6">
              <w:rPr>
                <w:rFonts w:ascii="Arial" w:hAnsi="Arial" w:cs="Arial"/>
              </w:rPr>
              <w:t>.lexema)</w:t>
            </w:r>
          </w:p>
          <w:p w14:paraId="707DAA15" w14:textId="77777777" w:rsidR="00E31F79" w:rsidRPr="000C3AE6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Dec -&gt; </w:t>
            </w:r>
            <w:r w:rsidRPr="000C3AE6">
              <w:rPr>
                <w:rFonts w:ascii="Arial" w:hAnsi="Arial" w:cs="Arial"/>
                <w:b/>
                <w:bCs/>
              </w:rPr>
              <w:t>type</w:t>
            </w:r>
            <w:r w:rsidRPr="000C3AE6">
              <w:rPr>
                <w:rFonts w:ascii="Arial" w:hAnsi="Arial" w:cs="Arial"/>
              </w:rPr>
              <w:t xml:space="preserve"> Tipo </w:t>
            </w:r>
            <w:r w:rsidRPr="000C3AE6">
              <w:rPr>
                <w:rFonts w:ascii="Arial" w:hAnsi="Arial" w:cs="Arial"/>
                <w:b/>
                <w:bCs/>
              </w:rPr>
              <w:t>identificador</w:t>
            </w:r>
          </w:p>
          <w:p w14:paraId="1FF2D759" w14:textId="77777777" w:rsidR="00E31F79" w:rsidRPr="000C3AE6" w:rsidRDefault="00E31F79" w:rsidP="00E31F79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  <w:b/>
                <w:bCs/>
              </w:rPr>
              <w:t xml:space="preserve">   </w:t>
            </w:r>
            <w:r w:rsidRPr="000C3AE6">
              <w:rPr>
                <w:rFonts w:ascii="Arial" w:hAnsi="Arial" w:cs="Arial"/>
              </w:rPr>
              <w:t xml:space="preserve">Dec.a = dec_type(Tipo.a, </w:t>
            </w:r>
            <w:r w:rsidRPr="000C3AE6">
              <w:rPr>
                <w:rFonts w:ascii="Arial" w:hAnsi="Arial" w:cs="Arial"/>
                <w:b/>
                <w:bCs/>
              </w:rPr>
              <w:t>identificador</w:t>
            </w:r>
            <w:r w:rsidRPr="000C3AE6">
              <w:rPr>
                <w:rFonts w:ascii="Arial" w:hAnsi="Arial" w:cs="Arial"/>
              </w:rPr>
              <w:t>.lexema)</w:t>
            </w:r>
          </w:p>
          <w:p w14:paraId="423C4494" w14:textId="77777777" w:rsidR="00E31F79" w:rsidRPr="000C3AE6" w:rsidRDefault="00E31F79" w:rsidP="00E31F79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Dec -&gt; </w:t>
            </w:r>
            <w:r w:rsidRPr="000C3AE6">
              <w:rPr>
                <w:rFonts w:ascii="Arial" w:hAnsi="Arial" w:cs="Arial"/>
                <w:b/>
                <w:bCs/>
              </w:rPr>
              <w:t xml:space="preserve">proc identificador </w:t>
            </w:r>
            <w:r w:rsidRPr="000C3AE6">
              <w:rPr>
                <w:rFonts w:ascii="Arial" w:hAnsi="Arial" w:cs="Arial"/>
              </w:rPr>
              <w:t>ParForm Bloque</w:t>
            </w:r>
          </w:p>
          <w:p w14:paraId="1D1FB40A" w14:textId="77777777" w:rsidR="00E31F79" w:rsidRPr="000C3AE6" w:rsidRDefault="00E31F79" w:rsidP="00E31F79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   Dec.a = dec_proc(</w:t>
            </w:r>
            <w:r w:rsidRPr="000C3AE6">
              <w:rPr>
                <w:rFonts w:ascii="Arial" w:hAnsi="Arial" w:cs="Arial"/>
                <w:b/>
                <w:bCs/>
              </w:rPr>
              <w:t>identificador</w:t>
            </w:r>
            <w:r w:rsidRPr="000C3AE6">
              <w:rPr>
                <w:rFonts w:ascii="Arial" w:hAnsi="Arial" w:cs="Arial"/>
              </w:rPr>
              <w:t>.lexema, ParForm.a, Bloque.a)</w:t>
            </w:r>
          </w:p>
          <w:p w14:paraId="644AA80A" w14:textId="77777777" w:rsidR="00E31F79" w:rsidRPr="000C3AE6" w:rsidRDefault="00E31F79" w:rsidP="00E31F79">
            <w:pPr>
              <w:rPr>
                <w:rFonts w:ascii="Arial" w:hAnsi="Arial" w:cs="Arial"/>
              </w:rPr>
            </w:pPr>
          </w:p>
          <w:p w14:paraId="1F1D819E" w14:textId="77777777" w:rsidR="00E31F79" w:rsidRPr="000C3AE6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ParForm -&gt; </w:t>
            </w:r>
            <w:r w:rsidRPr="000C3AE6">
              <w:rPr>
                <w:rFonts w:ascii="Arial" w:hAnsi="Arial" w:cs="Arial"/>
                <w:b/>
                <w:bCs/>
              </w:rPr>
              <w:t xml:space="preserve">( </w:t>
            </w:r>
            <w:r w:rsidRPr="000C3AE6">
              <w:rPr>
                <w:rFonts w:ascii="Arial" w:hAnsi="Arial" w:cs="Arial"/>
              </w:rPr>
              <w:t xml:space="preserve">LParams </w:t>
            </w:r>
            <w:r w:rsidRPr="000C3AE6">
              <w:rPr>
                <w:rFonts w:ascii="Arial" w:hAnsi="Arial" w:cs="Arial"/>
                <w:b/>
                <w:bCs/>
              </w:rPr>
              <w:t>)</w:t>
            </w:r>
          </w:p>
          <w:p w14:paraId="4A025926" w14:textId="77777777" w:rsidR="00E31F79" w:rsidRPr="000C3AE6" w:rsidRDefault="00E31F79" w:rsidP="00E31F79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  <w:b/>
                <w:bCs/>
              </w:rPr>
              <w:t xml:space="preserve">   </w:t>
            </w:r>
            <w:r w:rsidRPr="000C3AE6">
              <w:rPr>
                <w:rFonts w:ascii="Arial" w:hAnsi="Arial" w:cs="Arial"/>
              </w:rPr>
              <w:t>ParForm.a = LParams.a</w:t>
            </w:r>
          </w:p>
          <w:p w14:paraId="5722DCF9" w14:textId="291F7363" w:rsidR="00E31F79" w:rsidRPr="000C3AE6" w:rsidRDefault="00E31F79" w:rsidP="00E31F79">
            <w:pPr>
              <w:rPr>
                <w:rFonts w:ascii="Arial" w:hAnsi="Arial" w:cs="Arial"/>
              </w:rPr>
            </w:pPr>
          </w:p>
          <w:p w14:paraId="766A688D" w14:textId="77777777" w:rsidR="000C3AE6" w:rsidRPr="000C3AE6" w:rsidRDefault="000C3AE6" w:rsidP="00E31F79">
            <w:pPr>
              <w:rPr>
                <w:rFonts w:ascii="Arial" w:hAnsi="Arial" w:cs="Arial"/>
              </w:rPr>
            </w:pPr>
          </w:p>
          <w:p w14:paraId="6F8411F3" w14:textId="77777777" w:rsidR="00E31F79" w:rsidRPr="000C3AE6" w:rsidRDefault="00E31F79" w:rsidP="00E31F79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LParams -&gt; Param RLParams</w:t>
            </w:r>
          </w:p>
          <w:p w14:paraId="38B17AC8" w14:textId="77777777" w:rsidR="00E31F79" w:rsidRPr="000C3AE6" w:rsidRDefault="00E31F79" w:rsidP="00E31F79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   RLParams.ah = lparams_1(Param.a)</w:t>
            </w:r>
          </w:p>
          <w:p w14:paraId="0BC02CE4" w14:textId="232EBC04" w:rsidR="00E31F79" w:rsidRPr="000C3AE6" w:rsidRDefault="00E31F79" w:rsidP="00E31F79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   LParams.a = RLParams.a</w:t>
            </w:r>
          </w:p>
          <w:p w14:paraId="506E0A3B" w14:textId="77777777" w:rsidR="008E7C7D" w:rsidRPr="000C3AE6" w:rsidRDefault="008E7C7D" w:rsidP="008E7C7D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LParams -&gt; ε</w:t>
            </w:r>
          </w:p>
          <w:p w14:paraId="0F3E94ED" w14:textId="345E2E42" w:rsidR="004075DA" w:rsidRPr="000C3AE6" w:rsidRDefault="008E7C7D" w:rsidP="00E31F79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   LParams</w:t>
            </w:r>
            <w:ins w:id="31" w:author="Borja Aday Guadalupe Luis" w:date="2021-05-19T20:53:00Z">
              <w:r w:rsidRPr="000C3AE6">
                <w:rPr>
                  <w:rFonts w:ascii="Arial" w:hAnsi="Arial" w:cs="Arial"/>
                </w:rPr>
                <w:t>.a =</w:t>
              </w:r>
            </w:ins>
            <w:del w:id="32" w:author="Borja Aday Guadalupe Luis" w:date="2021-05-19T20:53:00Z">
              <w:r w:rsidRPr="000C3AE6" w:rsidDel="00020F52">
                <w:rPr>
                  <w:rFonts w:ascii="Arial" w:hAnsi="Arial" w:cs="Arial"/>
                </w:rPr>
                <w:delText xml:space="preserve"> -&gt;</w:delText>
              </w:r>
            </w:del>
            <w:r w:rsidRPr="000C3AE6">
              <w:rPr>
                <w:rFonts w:ascii="Arial" w:hAnsi="Arial" w:cs="Arial"/>
              </w:rPr>
              <w:t xml:space="preserve"> </w:t>
            </w:r>
            <w:r w:rsidRPr="000C3AE6">
              <w:rPr>
                <w:rFonts w:ascii="Arial" w:hAnsi="Arial" w:cs="Arial"/>
                <w:b/>
                <w:bCs/>
              </w:rPr>
              <w:t>null</w:t>
            </w:r>
          </w:p>
          <w:p w14:paraId="6686DF52" w14:textId="77777777" w:rsidR="00E31F79" w:rsidRPr="000C3AE6" w:rsidRDefault="00E31F79" w:rsidP="00E31F79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lastRenderedPageBreak/>
              <w:t xml:space="preserve">RLParams -&gt; </w:t>
            </w:r>
            <w:r w:rsidRPr="000C3AE6">
              <w:rPr>
                <w:rFonts w:ascii="Arial" w:hAnsi="Arial" w:cs="Arial"/>
                <w:b/>
                <w:bCs/>
              </w:rPr>
              <w:t xml:space="preserve">, </w:t>
            </w:r>
            <w:r w:rsidRPr="000C3AE6">
              <w:rPr>
                <w:rFonts w:ascii="Arial" w:hAnsi="Arial" w:cs="Arial"/>
              </w:rPr>
              <w:t>Param RLParams</w:t>
            </w:r>
          </w:p>
          <w:p w14:paraId="5F324B57" w14:textId="77777777" w:rsidR="00E31F79" w:rsidRPr="000C3AE6" w:rsidRDefault="00E31F79" w:rsidP="00E31F79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   RLParams</w:t>
            </w:r>
            <w:r w:rsidRPr="000C3AE6">
              <w:rPr>
                <w:rFonts w:ascii="Arial" w:hAnsi="Arial" w:cs="Arial"/>
                <w:vertAlign w:val="subscript"/>
              </w:rPr>
              <w:t>1</w:t>
            </w:r>
            <w:r w:rsidRPr="000C3AE6">
              <w:rPr>
                <w:rFonts w:ascii="Arial" w:hAnsi="Arial" w:cs="Arial"/>
              </w:rPr>
              <w:t>.ah = lparams_muchos(RLParams</w:t>
            </w:r>
            <w:r w:rsidRPr="000C3AE6">
              <w:rPr>
                <w:rFonts w:ascii="Arial" w:hAnsi="Arial" w:cs="Arial"/>
                <w:vertAlign w:val="subscript"/>
              </w:rPr>
              <w:t>0</w:t>
            </w:r>
            <w:r w:rsidRPr="000C3AE6">
              <w:rPr>
                <w:rFonts w:ascii="Arial" w:hAnsi="Arial" w:cs="Arial"/>
              </w:rPr>
              <w:t>.ah, Param.a)</w:t>
            </w:r>
          </w:p>
          <w:p w14:paraId="278140CB" w14:textId="77777777" w:rsidR="00E31F79" w:rsidRPr="000C3AE6" w:rsidRDefault="00E31F79" w:rsidP="00E31F79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   RLParams</w:t>
            </w:r>
            <w:r w:rsidRPr="000C3AE6">
              <w:rPr>
                <w:rFonts w:ascii="Arial" w:hAnsi="Arial" w:cs="Arial"/>
                <w:vertAlign w:val="subscript"/>
              </w:rPr>
              <w:t>0</w:t>
            </w:r>
            <w:r w:rsidRPr="000C3AE6">
              <w:rPr>
                <w:rFonts w:ascii="Arial" w:hAnsi="Arial" w:cs="Arial"/>
              </w:rPr>
              <w:t>.a = RLParams</w:t>
            </w:r>
            <w:r w:rsidRPr="000C3AE6">
              <w:rPr>
                <w:rFonts w:ascii="Arial" w:hAnsi="Arial" w:cs="Arial"/>
                <w:vertAlign w:val="subscript"/>
              </w:rPr>
              <w:t>1</w:t>
            </w:r>
            <w:r w:rsidRPr="000C3AE6">
              <w:rPr>
                <w:rFonts w:ascii="Arial" w:hAnsi="Arial" w:cs="Arial"/>
              </w:rPr>
              <w:t>.a</w:t>
            </w:r>
          </w:p>
          <w:p w14:paraId="249F6CB6" w14:textId="77777777" w:rsidR="00E31F79" w:rsidRPr="000C3AE6" w:rsidRDefault="00E31F79" w:rsidP="00E31F79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RLParams -&gt; ε</w:t>
            </w:r>
          </w:p>
          <w:p w14:paraId="131A481A" w14:textId="77777777" w:rsidR="00E31F79" w:rsidRPr="000C3AE6" w:rsidRDefault="00E31F79" w:rsidP="00E31F79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   RLParams.a = RLParams.ah</w:t>
            </w:r>
          </w:p>
          <w:p w14:paraId="2A7869A7" w14:textId="77777777" w:rsidR="00E31F79" w:rsidRPr="000C3AE6" w:rsidRDefault="00E31F79" w:rsidP="00E31F79">
            <w:pPr>
              <w:rPr>
                <w:rFonts w:ascii="Arial" w:hAnsi="Arial" w:cs="Arial"/>
                <w:b/>
                <w:bCs/>
              </w:rPr>
            </w:pPr>
          </w:p>
          <w:p w14:paraId="687A03EE" w14:textId="77777777" w:rsidR="00E31F79" w:rsidRPr="000C3AE6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>Param -&gt; Tipo Referencia</w:t>
            </w:r>
            <w:r w:rsidRPr="000C3AE6">
              <w:rPr>
                <w:rFonts w:ascii="Arial" w:hAnsi="Arial" w:cs="Arial"/>
                <w:b/>
                <w:bCs/>
              </w:rPr>
              <w:t xml:space="preserve"> identificador</w:t>
            </w:r>
          </w:p>
          <w:p w14:paraId="2BF5C09E" w14:textId="073344D1" w:rsidR="00E31F79" w:rsidRPr="000C3AE6" w:rsidRDefault="00E31F79" w:rsidP="00E31F79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  <w:b/>
                <w:bCs/>
              </w:rPr>
              <w:t xml:space="preserve">   </w:t>
            </w:r>
            <w:r w:rsidRPr="000C3AE6">
              <w:rPr>
                <w:rFonts w:ascii="Arial" w:hAnsi="Arial" w:cs="Arial"/>
              </w:rPr>
              <w:t xml:space="preserve">Param.a = param(Tipo.a, Referencia.a, </w:t>
            </w:r>
            <w:r w:rsidRPr="000C3AE6">
              <w:rPr>
                <w:rFonts w:ascii="Arial" w:hAnsi="Arial" w:cs="Arial"/>
                <w:b/>
                <w:bCs/>
              </w:rPr>
              <w:t>identificador</w:t>
            </w:r>
            <w:r w:rsidRPr="000C3AE6">
              <w:rPr>
                <w:rFonts w:ascii="Arial" w:hAnsi="Arial" w:cs="Arial"/>
              </w:rPr>
              <w:t>.lex</w:t>
            </w:r>
            <w:r w:rsidR="00495831" w:rsidRPr="000C3AE6">
              <w:rPr>
                <w:rFonts w:ascii="Arial" w:hAnsi="Arial" w:cs="Arial"/>
              </w:rPr>
              <w:t>ema</w:t>
            </w:r>
            <w:r w:rsidRPr="000C3AE6">
              <w:rPr>
                <w:rFonts w:ascii="Arial" w:hAnsi="Arial" w:cs="Arial"/>
              </w:rPr>
              <w:t>)</w:t>
            </w:r>
          </w:p>
          <w:p w14:paraId="0DEB2A3E" w14:textId="77777777" w:rsidR="00E31F79" w:rsidRPr="000C3AE6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Referencia -&gt; </w:t>
            </w:r>
            <w:r w:rsidRPr="000C3AE6">
              <w:rPr>
                <w:rFonts w:ascii="Arial" w:hAnsi="Arial" w:cs="Arial"/>
                <w:b/>
                <w:bCs/>
              </w:rPr>
              <w:t>&amp;</w:t>
            </w:r>
          </w:p>
          <w:p w14:paraId="11C052E2" w14:textId="77777777" w:rsidR="00E31F79" w:rsidRPr="000C3AE6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   Referencia.a = referencia()</w:t>
            </w:r>
          </w:p>
          <w:p w14:paraId="1A387116" w14:textId="77777777" w:rsidR="00E31F79" w:rsidRPr="000C3AE6" w:rsidRDefault="00E31F79" w:rsidP="00E31F79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Referencia -&gt; ε</w:t>
            </w:r>
          </w:p>
          <w:p w14:paraId="02570953" w14:textId="77777777" w:rsidR="00E31F79" w:rsidRPr="000C3AE6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   Referencia.a = </w:t>
            </w:r>
            <w:r w:rsidRPr="000C3AE6">
              <w:rPr>
                <w:rFonts w:ascii="Arial" w:hAnsi="Arial" w:cs="Arial"/>
                <w:b/>
                <w:bCs/>
              </w:rPr>
              <w:t>null</w:t>
            </w:r>
          </w:p>
          <w:p w14:paraId="600D6EB2" w14:textId="77777777" w:rsidR="00E31F79" w:rsidRPr="000C3AE6" w:rsidRDefault="00E31F79" w:rsidP="00E31F79">
            <w:pPr>
              <w:rPr>
                <w:rFonts w:ascii="Arial" w:hAnsi="Arial" w:cs="Arial"/>
              </w:rPr>
            </w:pPr>
          </w:p>
          <w:p w14:paraId="3364AED9" w14:textId="77777777" w:rsidR="00E31F79" w:rsidRPr="000C3AE6" w:rsidRDefault="00E31F79" w:rsidP="00E31F79">
            <w:pPr>
              <w:ind w:left="708" w:hanging="708"/>
              <w:rPr>
                <w:ins w:id="33" w:author="Borja Aday Guadalupe Luis" w:date="2021-05-19T19:44:00Z"/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Bloque -&gt; </w:t>
            </w:r>
            <w:r w:rsidRPr="000C3AE6">
              <w:rPr>
                <w:rFonts w:ascii="Arial" w:hAnsi="Arial" w:cs="Arial"/>
                <w:b/>
                <w:bCs/>
              </w:rPr>
              <w:t>{</w:t>
            </w:r>
            <w:r w:rsidRPr="000C3AE6">
              <w:rPr>
                <w:rFonts w:ascii="Arial" w:hAnsi="Arial" w:cs="Arial"/>
              </w:rPr>
              <w:t xml:space="preserve"> ProgramaBloque </w:t>
            </w:r>
            <w:r w:rsidRPr="000C3AE6">
              <w:rPr>
                <w:rFonts w:ascii="Arial" w:hAnsi="Arial" w:cs="Arial"/>
                <w:b/>
                <w:bCs/>
              </w:rPr>
              <w:t>}</w:t>
            </w:r>
          </w:p>
          <w:p w14:paraId="38948AA2" w14:textId="77777777" w:rsidR="00E31F79" w:rsidRPr="000C3AE6" w:rsidRDefault="00E31F79" w:rsidP="00E31F79">
            <w:pPr>
              <w:ind w:left="708" w:hanging="708"/>
              <w:rPr>
                <w:rFonts w:ascii="Arial" w:hAnsi="Arial" w:cs="Arial"/>
              </w:rPr>
            </w:pPr>
            <w:ins w:id="34" w:author="Borja Aday Guadalupe Luis" w:date="2021-05-19T19:44:00Z">
              <w:r w:rsidRPr="000C3AE6">
                <w:rPr>
                  <w:rFonts w:ascii="Arial" w:hAnsi="Arial" w:cs="Arial"/>
                </w:rPr>
                <w:t xml:space="preserve">   Bloque.a = blo</w:t>
              </w:r>
            </w:ins>
            <w:ins w:id="35" w:author="Borja Aday Guadalupe Luis" w:date="2021-05-19T19:45:00Z">
              <w:r w:rsidRPr="000C3AE6">
                <w:rPr>
                  <w:rFonts w:ascii="Arial" w:hAnsi="Arial" w:cs="Arial"/>
                </w:rPr>
                <w:t>que(ProgramaBloque.a)</w:t>
              </w:r>
            </w:ins>
          </w:p>
          <w:p w14:paraId="35972D7D" w14:textId="77777777" w:rsidR="00E31F79" w:rsidRPr="000C3AE6" w:rsidRDefault="00E31F79" w:rsidP="00E31F79">
            <w:pPr>
              <w:ind w:left="708" w:hanging="708"/>
              <w:rPr>
                <w:ins w:id="36" w:author="Borja Aday Guadalupe Luis" w:date="2021-05-19T19:45:00Z"/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ProgramaBloque -&gt; Programa</w:t>
            </w:r>
          </w:p>
          <w:p w14:paraId="03B8D693" w14:textId="77777777" w:rsidR="00E31F79" w:rsidRPr="000C3AE6" w:rsidRDefault="00E31F79" w:rsidP="00E31F79">
            <w:pPr>
              <w:ind w:left="708" w:hanging="708"/>
              <w:rPr>
                <w:rFonts w:ascii="Arial" w:hAnsi="Arial" w:cs="Arial"/>
              </w:rPr>
            </w:pPr>
            <w:ins w:id="37" w:author="Borja Aday Guadalupe Luis" w:date="2021-05-19T19:45:00Z">
              <w:r w:rsidRPr="000C3AE6">
                <w:rPr>
                  <w:rFonts w:ascii="Arial" w:hAnsi="Arial" w:cs="Arial"/>
                </w:rPr>
                <w:t xml:space="preserve">   ProgramaBloque.a = Programa.a</w:t>
              </w:r>
            </w:ins>
          </w:p>
          <w:p w14:paraId="650C87C9" w14:textId="77777777" w:rsidR="00E31F79" w:rsidRPr="000C3AE6" w:rsidRDefault="00E31F79" w:rsidP="00E31F79">
            <w:pPr>
              <w:ind w:left="708" w:hanging="708"/>
              <w:rPr>
                <w:ins w:id="38" w:author="Borja Aday Guadalupe Luis" w:date="2021-05-19T19:45:00Z"/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ProgramaBloque -&gt; </w:t>
            </w:r>
            <w:ins w:id="39" w:author="Borja Aday Guadalupe Luis" w:date="2021-05-19T19:44:00Z">
              <w:r w:rsidRPr="000C3AE6">
                <w:rPr>
                  <w:rFonts w:ascii="Arial" w:hAnsi="Arial" w:cs="Arial"/>
                </w:rPr>
                <w:t>ε</w:t>
              </w:r>
            </w:ins>
          </w:p>
          <w:p w14:paraId="2CC227AD" w14:textId="77777777" w:rsidR="00E31F79" w:rsidRPr="000C3AE6" w:rsidRDefault="00E31F79" w:rsidP="00E31F79">
            <w:pPr>
              <w:ind w:left="708" w:hanging="708"/>
              <w:rPr>
                <w:rFonts w:ascii="Arial" w:hAnsi="Arial" w:cs="Arial"/>
                <w:rPrChange w:id="40" w:author="Borja Aday Guadalupe Luis" w:date="2021-05-19T19:45:00Z">
                  <w:rPr>
                    <w:rFonts w:ascii="Arial" w:hAnsi="Arial" w:cs="Arial"/>
                    <w:b/>
                    <w:bCs/>
                    <w:u w:val="single"/>
                  </w:rPr>
                </w:rPrChange>
              </w:rPr>
            </w:pPr>
            <w:ins w:id="41" w:author="Borja Aday Guadalupe Luis" w:date="2021-05-19T19:45:00Z">
              <w:r w:rsidRPr="000C3AE6">
                <w:rPr>
                  <w:rFonts w:ascii="Arial" w:hAnsi="Arial" w:cs="Arial"/>
                </w:rPr>
                <w:t xml:space="preserve">   ProgramaBloque.a = </w:t>
              </w:r>
              <w:r w:rsidRPr="000C3AE6">
                <w:rPr>
                  <w:b/>
                  <w:bCs/>
                  <w:rPrChange w:id="42" w:author="Borja Aday Guadalupe Luis" w:date="2021-05-19T19:45:00Z">
                    <w:rPr/>
                  </w:rPrChange>
                </w:rPr>
                <w:t>null</w:t>
              </w:r>
            </w:ins>
          </w:p>
          <w:p w14:paraId="4FF5D26E" w14:textId="77777777" w:rsidR="00E31F79" w:rsidRPr="000C3AE6" w:rsidRDefault="00E31F79" w:rsidP="00E31F79">
            <w:pPr>
              <w:ind w:left="708" w:hanging="708"/>
              <w:rPr>
                <w:rFonts w:ascii="Arial" w:hAnsi="Arial" w:cs="Arial"/>
                <w:b/>
                <w:bCs/>
                <w:u w:val="single"/>
              </w:rPr>
            </w:pPr>
          </w:p>
          <w:p w14:paraId="018972F8" w14:textId="77777777" w:rsidR="00E31F79" w:rsidRPr="000C3AE6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Tipo -&gt; </w:t>
            </w:r>
            <w:r w:rsidRPr="000C3AE6">
              <w:rPr>
                <w:rFonts w:ascii="Arial" w:hAnsi="Arial" w:cs="Arial"/>
                <w:b/>
                <w:bCs/>
              </w:rPr>
              <w:t>int</w:t>
            </w:r>
          </w:p>
          <w:p w14:paraId="110C3C2F" w14:textId="77777777" w:rsidR="00E31F79" w:rsidRPr="000C3AE6" w:rsidRDefault="00E31F79" w:rsidP="00E31F79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   Tipo.a = tipo_int()</w:t>
            </w:r>
          </w:p>
          <w:p w14:paraId="1D6D915F" w14:textId="77777777" w:rsidR="00E31F79" w:rsidRPr="000C3AE6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Tipo -&gt; </w:t>
            </w:r>
            <w:r w:rsidRPr="000C3AE6">
              <w:rPr>
                <w:rFonts w:ascii="Arial" w:hAnsi="Arial" w:cs="Arial"/>
                <w:b/>
                <w:bCs/>
              </w:rPr>
              <w:t>real</w:t>
            </w:r>
          </w:p>
          <w:p w14:paraId="0F6EB4A1" w14:textId="6EE3FDBE" w:rsidR="00E31F79" w:rsidRPr="000C3AE6" w:rsidRDefault="00E31F79" w:rsidP="00E31F79">
            <w:pPr>
              <w:rPr>
                <w:rFonts w:ascii="Arial" w:hAnsi="Arial" w:cs="Arial"/>
                <w:u w:val="single"/>
              </w:rPr>
            </w:pPr>
            <w:r w:rsidRPr="000C3AE6">
              <w:rPr>
                <w:rFonts w:ascii="Arial" w:hAnsi="Arial" w:cs="Arial"/>
                <w:b/>
                <w:bCs/>
              </w:rPr>
              <w:t xml:space="preserve">   </w:t>
            </w:r>
            <w:r w:rsidRPr="000C3AE6">
              <w:rPr>
                <w:rFonts w:ascii="Arial" w:hAnsi="Arial" w:cs="Arial"/>
              </w:rPr>
              <w:t>Tipo.a = tipo_real()</w:t>
            </w:r>
          </w:p>
          <w:p w14:paraId="25144EC8" w14:textId="77777777" w:rsidR="00E31F79" w:rsidRPr="000C3AE6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Tipo -&gt; </w:t>
            </w:r>
            <w:r w:rsidRPr="000C3AE6">
              <w:rPr>
                <w:rFonts w:ascii="Arial" w:hAnsi="Arial" w:cs="Arial"/>
                <w:b/>
                <w:bCs/>
              </w:rPr>
              <w:t>bool</w:t>
            </w:r>
          </w:p>
          <w:p w14:paraId="171F1907" w14:textId="77777777" w:rsidR="00E31F79" w:rsidRPr="000C3AE6" w:rsidRDefault="00E31F79" w:rsidP="00E31F79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  <w:b/>
                <w:bCs/>
              </w:rPr>
              <w:t xml:space="preserve">   </w:t>
            </w:r>
            <w:r w:rsidRPr="000C3AE6">
              <w:rPr>
                <w:rFonts w:ascii="Arial" w:hAnsi="Arial" w:cs="Arial"/>
              </w:rPr>
              <w:t>Tipo.a = tipo_bool()</w:t>
            </w:r>
          </w:p>
          <w:p w14:paraId="1F0FCC84" w14:textId="77777777" w:rsidR="00E31F79" w:rsidRPr="000C3AE6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Tipo -&gt; </w:t>
            </w:r>
            <w:r w:rsidRPr="000C3AE6">
              <w:rPr>
                <w:rFonts w:ascii="Arial" w:hAnsi="Arial" w:cs="Arial"/>
                <w:b/>
                <w:bCs/>
              </w:rPr>
              <w:t>string</w:t>
            </w:r>
          </w:p>
          <w:p w14:paraId="3C25B12B" w14:textId="77777777" w:rsidR="00E31F79" w:rsidRPr="000C3AE6" w:rsidRDefault="00E31F79" w:rsidP="00E31F79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  <w:b/>
                <w:bCs/>
              </w:rPr>
              <w:t xml:space="preserve">   </w:t>
            </w:r>
            <w:r w:rsidRPr="000C3AE6">
              <w:rPr>
                <w:rFonts w:ascii="Arial" w:hAnsi="Arial" w:cs="Arial"/>
              </w:rPr>
              <w:t>Tipo.a = tipo_string()</w:t>
            </w:r>
          </w:p>
          <w:p w14:paraId="0D0A8C36" w14:textId="77777777" w:rsidR="00E31F79" w:rsidRPr="000C3AE6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Tipo -&gt; </w:t>
            </w:r>
            <w:r w:rsidRPr="000C3AE6">
              <w:rPr>
                <w:rFonts w:ascii="Arial" w:hAnsi="Arial" w:cs="Arial"/>
                <w:b/>
                <w:bCs/>
              </w:rPr>
              <w:t>identificador</w:t>
            </w:r>
          </w:p>
          <w:p w14:paraId="68B1BDA5" w14:textId="77777777" w:rsidR="00E31F79" w:rsidRPr="000C3AE6" w:rsidRDefault="00E31F79" w:rsidP="00E31F79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  <w:b/>
                <w:bCs/>
              </w:rPr>
              <w:t xml:space="preserve">   </w:t>
            </w:r>
            <w:r w:rsidRPr="000C3AE6">
              <w:rPr>
                <w:rFonts w:ascii="Arial" w:hAnsi="Arial" w:cs="Arial"/>
              </w:rPr>
              <w:t>Tipo.a = tipo_id(</w:t>
            </w:r>
            <w:r w:rsidRPr="000C3AE6">
              <w:rPr>
                <w:rFonts w:ascii="Arial" w:hAnsi="Arial" w:cs="Arial"/>
                <w:b/>
                <w:bCs/>
              </w:rPr>
              <w:t>identificador</w:t>
            </w:r>
            <w:r w:rsidRPr="000C3AE6">
              <w:rPr>
                <w:rFonts w:ascii="Arial" w:hAnsi="Arial" w:cs="Arial"/>
              </w:rPr>
              <w:t>.lexema)</w:t>
            </w:r>
          </w:p>
          <w:p w14:paraId="05C54E78" w14:textId="77777777" w:rsidR="00E31F79" w:rsidRPr="000C3AE6" w:rsidRDefault="00E31F79" w:rsidP="00E31F79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Tipo -&gt; </w:t>
            </w:r>
            <w:r w:rsidRPr="000C3AE6">
              <w:rPr>
                <w:rFonts w:ascii="Arial" w:hAnsi="Arial" w:cs="Arial"/>
                <w:b/>
                <w:bCs/>
              </w:rPr>
              <w:t xml:space="preserve">array [ numEnt ] of </w:t>
            </w:r>
            <w:r w:rsidRPr="000C3AE6">
              <w:rPr>
                <w:rFonts w:ascii="Arial" w:hAnsi="Arial" w:cs="Arial"/>
              </w:rPr>
              <w:t>Tipo</w:t>
            </w:r>
          </w:p>
          <w:p w14:paraId="7D5FF7CE" w14:textId="77777777" w:rsidR="00E31F79" w:rsidRPr="000C3AE6" w:rsidRDefault="00E31F79" w:rsidP="00E31F79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   Tipo.a = tipo_array(</w:t>
            </w:r>
            <w:r w:rsidRPr="000C3AE6">
              <w:rPr>
                <w:rFonts w:ascii="Arial" w:hAnsi="Arial" w:cs="Arial"/>
                <w:b/>
                <w:bCs/>
              </w:rPr>
              <w:t>numEnt</w:t>
            </w:r>
            <w:r w:rsidRPr="000C3AE6">
              <w:rPr>
                <w:rFonts w:ascii="Arial" w:hAnsi="Arial" w:cs="Arial"/>
              </w:rPr>
              <w:t>.lexema, Tipo.a)</w:t>
            </w:r>
          </w:p>
          <w:p w14:paraId="65B28C1A" w14:textId="77777777" w:rsidR="00E31F79" w:rsidRPr="000C3AE6" w:rsidRDefault="00E31F79" w:rsidP="00E31F79">
            <w:pPr>
              <w:rPr>
                <w:rFonts w:ascii="Arial" w:hAnsi="Arial" w:cs="Arial"/>
                <w:b/>
                <w:bCs/>
                <w:u w:val="single"/>
              </w:rPr>
            </w:pPr>
            <w:r w:rsidRPr="000C3AE6">
              <w:rPr>
                <w:rFonts w:ascii="Arial" w:hAnsi="Arial" w:cs="Arial"/>
              </w:rPr>
              <w:t xml:space="preserve">Tipo -&gt; </w:t>
            </w:r>
            <w:r w:rsidRPr="000C3AE6">
              <w:rPr>
                <w:rFonts w:ascii="Arial" w:hAnsi="Arial" w:cs="Arial"/>
                <w:b/>
                <w:bCs/>
              </w:rPr>
              <w:t xml:space="preserve">record { </w:t>
            </w:r>
            <w:r w:rsidRPr="000C3AE6">
              <w:rPr>
                <w:rFonts w:ascii="Arial" w:hAnsi="Arial" w:cs="Arial"/>
              </w:rPr>
              <w:t xml:space="preserve">LCampos </w:t>
            </w:r>
            <w:r w:rsidRPr="000C3AE6">
              <w:rPr>
                <w:rFonts w:ascii="Arial" w:hAnsi="Arial" w:cs="Arial"/>
                <w:b/>
                <w:bCs/>
              </w:rPr>
              <w:t>}</w:t>
            </w:r>
          </w:p>
          <w:p w14:paraId="0DB59B70" w14:textId="77777777" w:rsidR="00E31F79" w:rsidRPr="000C3AE6" w:rsidRDefault="00E31F79" w:rsidP="00E31F79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   Tipo.a = tipo_record(LCampos.a)</w:t>
            </w:r>
          </w:p>
          <w:p w14:paraId="0B18D0F0" w14:textId="77777777" w:rsidR="00E31F79" w:rsidRPr="000C3AE6" w:rsidRDefault="00E31F79" w:rsidP="00E31F79">
            <w:pPr>
              <w:rPr>
                <w:rFonts w:ascii="Arial" w:hAnsi="Arial" w:cs="Arial"/>
              </w:rPr>
            </w:pPr>
          </w:p>
          <w:p w14:paraId="521431F9" w14:textId="77777777" w:rsidR="00E31F79" w:rsidRPr="000C3AE6" w:rsidRDefault="00E31F79" w:rsidP="00E31F79">
            <w:pPr>
              <w:jc w:val="both"/>
              <w:rPr>
                <w:rFonts w:ascii="Arial" w:hAnsi="Arial" w:cs="Arial"/>
                <w:lang w:val="es"/>
              </w:rPr>
            </w:pPr>
            <w:r w:rsidRPr="000C3AE6">
              <w:rPr>
                <w:rFonts w:ascii="Arial" w:hAnsi="Arial" w:cs="Arial"/>
                <w:lang w:val="es"/>
              </w:rPr>
              <w:t>LCampos -&gt; Campo RLCampos</w:t>
            </w:r>
          </w:p>
          <w:p w14:paraId="6BCDEC6E" w14:textId="77777777" w:rsidR="00E31F79" w:rsidRPr="000C3AE6" w:rsidRDefault="00E31F79" w:rsidP="00E31F79">
            <w:pPr>
              <w:jc w:val="both"/>
              <w:rPr>
                <w:rFonts w:ascii="Arial" w:hAnsi="Arial" w:cs="Arial"/>
                <w:lang w:val="es"/>
              </w:rPr>
            </w:pPr>
            <w:r w:rsidRPr="000C3AE6">
              <w:rPr>
                <w:rFonts w:ascii="Arial" w:hAnsi="Arial" w:cs="Arial"/>
                <w:lang w:val="es"/>
              </w:rPr>
              <w:t xml:space="preserve">   RLCampos.ah = </w:t>
            </w:r>
            <w:r w:rsidRPr="000C3AE6">
              <w:rPr>
                <w:rFonts w:ascii="Arial" w:hAnsi="Arial" w:cs="Arial"/>
              </w:rPr>
              <w:t>lcampos_1</w:t>
            </w:r>
            <w:r w:rsidRPr="000C3AE6">
              <w:rPr>
                <w:rFonts w:ascii="Arial" w:hAnsi="Arial" w:cs="Arial"/>
                <w:lang w:val="es"/>
              </w:rPr>
              <w:t xml:space="preserve"> (Campo.a)</w:t>
            </w:r>
          </w:p>
          <w:p w14:paraId="55F42308" w14:textId="77777777" w:rsidR="00E31F79" w:rsidRPr="000C3AE6" w:rsidRDefault="00E31F79" w:rsidP="00E31F79">
            <w:pPr>
              <w:jc w:val="both"/>
              <w:rPr>
                <w:rFonts w:ascii="Arial" w:hAnsi="Arial" w:cs="Arial"/>
                <w:lang w:val="es"/>
              </w:rPr>
            </w:pPr>
            <w:r w:rsidRPr="000C3AE6">
              <w:rPr>
                <w:rFonts w:ascii="Arial" w:hAnsi="Arial" w:cs="Arial"/>
                <w:lang w:val="es"/>
              </w:rPr>
              <w:t xml:space="preserve">   LCampos.a = RLCampos.a</w:t>
            </w:r>
          </w:p>
          <w:p w14:paraId="11F0D97A" w14:textId="77777777" w:rsidR="00E31F79" w:rsidRPr="000C3AE6" w:rsidRDefault="00E31F79" w:rsidP="00E31F79">
            <w:pPr>
              <w:jc w:val="both"/>
              <w:rPr>
                <w:rFonts w:ascii="Arial" w:hAnsi="Arial" w:cs="Arial"/>
                <w:lang w:val="es"/>
              </w:rPr>
            </w:pPr>
            <w:r w:rsidRPr="000C3AE6">
              <w:rPr>
                <w:rFonts w:ascii="Arial" w:hAnsi="Arial" w:cs="Arial"/>
                <w:lang w:val="es"/>
              </w:rPr>
              <w:t xml:space="preserve">RLCampos -&gt; </w:t>
            </w:r>
            <w:r w:rsidRPr="000C3AE6">
              <w:rPr>
                <w:rFonts w:ascii="Arial" w:hAnsi="Arial" w:cs="Arial"/>
                <w:b/>
                <w:bCs/>
                <w:lang w:val="es"/>
              </w:rPr>
              <w:t>;</w:t>
            </w:r>
            <w:r w:rsidRPr="000C3AE6">
              <w:rPr>
                <w:rFonts w:ascii="Arial" w:hAnsi="Arial" w:cs="Arial"/>
                <w:lang w:val="es"/>
              </w:rPr>
              <w:t xml:space="preserve"> Campo RLCampos</w:t>
            </w:r>
          </w:p>
          <w:p w14:paraId="5FD3E28D" w14:textId="77777777" w:rsidR="00E31F79" w:rsidRPr="000C3AE6" w:rsidRDefault="00E31F79" w:rsidP="00E31F79">
            <w:pPr>
              <w:jc w:val="both"/>
              <w:rPr>
                <w:rFonts w:ascii="Arial" w:hAnsi="Arial" w:cs="Arial"/>
                <w:lang w:val="es"/>
              </w:rPr>
            </w:pPr>
            <w:r w:rsidRPr="000C3AE6">
              <w:rPr>
                <w:rFonts w:ascii="Arial" w:hAnsi="Arial" w:cs="Arial"/>
                <w:lang w:val="es"/>
              </w:rPr>
              <w:t xml:space="preserve">   RLCampos</w:t>
            </w:r>
            <w:r w:rsidRPr="000C3AE6">
              <w:rPr>
                <w:rFonts w:ascii="Arial" w:hAnsi="Arial" w:cs="Arial"/>
                <w:vertAlign w:val="subscript"/>
                <w:lang w:val="es"/>
              </w:rPr>
              <w:t>1</w:t>
            </w:r>
            <w:r w:rsidRPr="000C3AE6">
              <w:rPr>
                <w:rFonts w:ascii="Arial" w:hAnsi="Arial" w:cs="Arial"/>
                <w:lang w:val="es"/>
              </w:rPr>
              <w:t>.ah = lcampos_muchos(RLCampos</w:t>
            </w:r>
            <w:r w:rsidRPr="000C3AE6">
              <w:rPr>
                <w:rFonts w:ascii="Arial" w:hAnsi="Arial" w:cs="Arial"/>
                <w:vertAlign w:val="subscript"/>
                <w:lang w:val="es"/>
              </w:rPr>
              <w:t>0</w:t>
            </w:r>
            <w:r w:rsidRPr="000C3AE6">
              <w:rPr>
                <w:rFonts w:ascii="Arial" w:hAnsi="Arial" w:cs="Arial"/>
                <w:lang w:val="es"/>
              </w:rPr>
              <w:t>.ah, Campo.a)</w:t>
            </w:r>
          </w:p>
          <w:p w14:paraId="5EA73521" w14:textId="77777777" w:rsidR="00E31F79" w:rsidRPr="000C3AE6" w:rsidRDefault="00E31F79" w:rsidP="00E31F79">
            <w:pPr>
              <w:jc w:val="both"/>
              <w:rPr>
                <w:rFonts w:ascii="Arial" w:hAnsi="Arial" w:cs="Arial"/>
                <w:lang w:val="es"/>
              </w:rPr>
            </w:pPr>
            <w:r w:rsidRPr="000C3AE6">
              <w:rPr>
                <w:rFonts w:ascii="Arial" w:hAnsi="Arial" w:cs="Arial"/>
                <w:lang w:val="es"/>
              </w:rPr>
              <w:t xml:space="preserve">   RLCampos</w:t>
            </w:r>
            <w:r w:rsidRPr="000C3AE6">
              <w:rPr>
                <w:rFonts w:ascii="Arial" w:hAnsi="Arial" w:cs="Arial"/>
                <w:vertAlign w:val="subscript"/>
                <w:lang w:val="es"/>
              </w:rPr>
              <w:t>0</w:t>
            </w:r>
            <w:r w:rsidRPr="000C3AE6">
              <w:rPr>
                <w:rFonts w:ascii="Arial" w:hAnsi="Arial" w:cs="Arial"/>
                <w:lang w:val="es"/>
              </w:rPr>
              <w:t>.a = RLCampos</w:t>
            </w:r>
            <w:r w:rsidRPr="000C3AE6">
              <w:rPr>
                <w:rFonts w:ascii="Arial" w:hAnsi="Arial" w:cs="Arial"/>
                <w:vertAlign w:val="subscript"/>
                <w:lang w:val="es"/>
              </w:rPr>
              <w:t>1</w:t>
            </w:r>
            <w:r w:rsidRPr="000C3AE6">
              <w:rPr>
                <w:rFonts w:ascii="Arial" w:hAnsi="Arial" w:cs="Arial"/>
                <w:lang w:val="es"/>
              </w:rPr>
              <w:t>.a</w:t>
            </w:r>
          </w:p>
          <w:p w14:paraId="4FAE2122" w14:textId="77777777" w:rsidR="00E31F79" w:rsidRPr="000C3AE6" w:rsidRDefault="00E31F79" w:rsidP="00E31F79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  <w:lang w:val="es"/>
              </w:rPr>
              <w:t xml:space="preserve">RLCampos -&gt; </w:t>
            </w:r>
            <w:r w:rsidRPr="000C3AE6">
              <w:rPr>
                <w:rFonts w:ascii="Arial" w:hAnsi="Arial" w:cs="Arial"/>
              </w:rPr>
              <w:t>ε</w:t>
            </w:r>
          </w:p>
          <w:p w14:paraId="6639EFA3" w14:textId="77777777" w:rsidR="00E31F79" w:rsidRPr="000C3AE6" w:rsidRDefault="00E31F79" w:rsidP="00E31F79">
            <w:pPr>
              <w:jc w:val="both"/>
              <w:rPr>
                <w:rFonts w:ascii="Arial" w:hAnsi="Arial" w:cs="Arial"/>
                <w:lang w:val="es"/>
              </w:rPr>
            </w:pPr>
            <w:r w:rsidRPr="000C3AE6">
              <w:rPr>
                <w:rFonts w:ascii="Arial" w:hAnsi="Arial" w:cs="Arial"/>
              </w:rPr>
              <w:t xml:space="preserve">   RLCampos.a = RLCampos.ah</w:t>
            </w:r>
          </w:p>
          <w:p w14:paraId="57AB3BB2" w14:textId="77777777" w:rsidR="00E31F79" w:rsidRPr="000C3AE6" w:rsidDel="007726C8" w:rsidRDefault="00E31F79" w:rsidP="00E31F79">
            <w:pPr>
              <w:rPr>
                <w:del w:id="43" w:author="Borja Aday Guadalupe Luis" w:date="2021-05-19T20:08:00Z"/>
                <w:rFonts w:ascii="Arial" w:hAnsi="Arial" w:cs="Arial"/>
              </w:rPr>
            </w:pPr>
          </w:p>
          <w:p w14:paraId="5F1E02B0" w14:textId="77777777" w:rsidR="00E31F79" w:rsidRPr="000C3AE6" w:rsidDel="007726C8" w:rsidRDefault="00E31F79" w:rsidP="00E31F79">
            <w:pPr>
              <w:rPr>
                <w:del w:id="44" w:author="Borja Aday Guadalupe Luis" w:date="2021-05-19T20:08:00Z"/>
                <w:rFonts w:ascii="Arial" w:hAnsi="Arial" w:cs="Arial"/>
              </w:rPr>
            </w:pPr>
          </w:p>
          <w:p w14:paraId="1D5A10C7" w14:textId="77777777" w:rsidR="00E31F79" w:rsidRPr="000C3AE6" w:rsidRDefault="00E31F79" w:rsidP="00E31F79">
            <w:pPr>
              <w:rPr>
                <w:rFonts w:ascii="Arial" w:hAnsi="Arial" w:cs="Arial"/>
              </w:rPr>
            </w:pPr>
          </w:p>
          <w:p w14:paraId="234258EB" w14:textId="61B4F548" w:rsidR="00E31F79" w:rsidRPr="000C3AE6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Campo -&gt; Tipo </w:t>
            </w:r>
            <w:r w:rsidRPr="000C3AE6">
              <w:rPr>
                <w:rFonts w:ascii="Arial" w:hAnsi="Arial" w:cs="Arial"/>
                <w:b/>
                <w:bCs/>
              </w:rPr>
              <w:t>identificador</w:t>
            </w:r>
          </w:p>
          <w:p w14:paraId="4359F2CF" w14:textId="77777777" w:rsidR="00E31F79" w:rsidRPr="000C3AE6" w:rsidRDefault="00E31F79" w:rsidP="00E31F79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  <w:b/>
                <w:bCs/>
              </w:rPr>
              <w:t xml:space="preserve">   </w:t>
            </w:r>
            <w:r w:rsidRPr="000C3AE6">
              <w:rPr>
                <w:rFonts w:ascii="Arial" w:hAnsi="Arial" w:cs="Arial"/>
              </w:rPr>
              <w:t xml:space="preserve">Campo.a = campo(Tipo.a, </w:t>
            </w:r>
            <w:r w:rsidRPr="000C3AE6">
              <w:rPr>
                <w:rFonts w:ascii="Arial" w:hAnsi="Arial" w:cs="Arial"/>
                <w:b/>
                <w:bCs/>
              </w:rPr>
              <w:t>identificador</w:t>
            </w:r>
            <w:r w:rsidRPr="000C3AE6">
              <w:rPr>
                <w:rFonts w:ascii="Arial" w:hAnsi="Arial" w:cs="Arial"/>
              </w:rPr>
              <w:t xml:space="preserve">.lexema) </w:t>
            </w:r>
          </w:p>
          <w:p w14:paraId="6CC4B4F4" w14:textId="77777777" w:rsidR="00E31F79" w:rsidRPr="000C3AE6" w:rsidRDefault="00E31F79" w:rsidP="00E31F79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Tipo -&gt; </w:t>
            </w:r>
            <w:r w:rsidRPr="000C3AE6">
              <w:rPr>
                <w:rFonts w:ascii="Arial" w:hAnsi="Arial" w:cs="Arial"/>
                <w:b/>
                <w:bCs/>
              </w:rPr>
              <w:t xml:space="preserve">pointer </w:t>
            </w:r>
            <w:r w:rsidRPr="000C3AE6">
              <w:rPr>
                <w:rFonts w:ascii="Arial" w:hAnsi="Arial" w:cs="Arial"/>
              </w:rPr>
              <w:t>Tipo</w:t>
            </w:r>
          </w:p>
          <w:p w14:paraId="515EF8F7" w14:textId="77777777" w:rsidR="00E31F79" w:rsidRPr="000C3AE6" w:rsidRDefault="00E31F79" w:rsidP="00E31F79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   Tipo.a = tipo_pointer(Tipo.a)</w:t>
            </w:r>
          </w:p>
          <w:p w14:paraId="7D8400BD" w14:textId="77777777" w:rsidR="00E31F79" w:rsidRPr="000C3AE6" w:rsidDel="007726C8" w:rsidRDefault="00E31F79" w:rsidP="00E31F79">
            <w:pPr>
              <w:rPr>
                <w:del w:id="45" w:author="Borja Aday Guadalupe Luis" w:date="2021-05-19T20:08:00Z"/>
                <w:rFonts w:ascii="Arial" w:hAnsi="Arial" w:cs="Arial"/>
              </w:rPr>
            </w:pPr>
          </w:p>
          <w:p w14:paraId="4C1D4F91" w14:textId="77777777" w:rsidR="00E31F79" w:rsidRPr="000C3AE6" w:rsidDel="007726C8" w:rsidRDefault="00E31F79" w:rsidP="00E31F79">
            <w:pPr>
              <w:rPr>
                <w:del w:id="46" w:author="Borja Aday Guadalupe Luis" w:date="2021-05-19T20:08:00Z"/>
                <w:rFonts w:ascii="Arial" w:hAnsi="Arial" w:cs="Arial"/>
              </w:rPr>
            </w:pPr>
          </w:p>
          <w:p w14:paraId="1B823FBA" w14:textId="77777777" w:rsidR="00E31F79" w:rsidRPr="000C3AE6" w:rsidRDefault="00E31F79" w:rsidP="00E31F79">
            <w:pPr>
              <w:rPr>
                <w:rFonts w:ascii="Arial" w:hAnsi="Arial" w:cs="Arial"/>
              </w:rPr>
            </w:pPr>
          </w:p>
          <w:p w14:paraId="6ED37213" w14:textId="77777777" w:rsidR="00E31F79" w:rsidRPr="000C3AE6" w:rsidRDefault="00E31F79" w:rsidP="00E31F79">
            <w:pPr>
              <w:jc w:val="both"/>
              <w:rPr>
                <w:rFonts w:ascii="Arial" w:hAnsi="Arial" w:cs="Arial"/>
                <w:lang w:val="es"/>
              </w:rPr>
            </w:pPr>
            <w:r w:rsidRPr="000C3AE6">
              <w:rPr>
                <w:rFonts w:ascii="Arial" w:hAnsi="Arial" w:cs="Arial"/>
                <w:lang w:val="es"/>
              </w:rPr>
              <w:t>LIns -&gt; Ins RLIns</w:t>
            </w:r>
          </w:p>
          <w:p w14:paraId="40CC22E3" w14:textId="77777777" w:rsidR="00E31F79" w:rsidRPr="000C3AE6" w:rsidRDefault="00E31F79" w:rsidP="00E31F79">
            <w:pPr>
              <w:jc w:val="both"/>
              <w:rPr>
                <w:rFonts w:ascii="Arial" w:hAnsi="Arial" w:cs="Arial"/>
                <w:lang w:val="es"/>
              </w:rPr>
            </w:pPr>
            <w:r w:rsidRPr="000C3AE6">
              <w:rPr>
                <w:rFonts w:ascii="Arial" w:hAnsi="Arial" w:cs="Arial"/>
                <w:lang w:val="es"/>
              </w:rPr>
              <w:t xml:space="preserve">   RLIns.ah = </w:t>
            </w:r>
            <w:r w:rsidRPr="000C3AE6">
              <w:rPr>
                <w:rFonts w:ascii="Arial" w:hAnsi="Arial" w:cs="Arial"/>
              </w:rPr>
              <w:t>ins_1</w:t>
            </w:r>
            <w:r w:rsidRPr="000C3AE6">
              <w:rPr>
                <w:rFonts w:ascii="Arial" w:hAnsi="Arial" w:cs="Arial"/>
                <w:lang w:val="es"/>
              </w:rPr>
              <w:t xml:space="preserve"> (Ins.a)</w:t>
            </w:r>
          </w:p>
          <w:p w14:paraId="72632C2A" w14:textId="77777777" w:rsidR="00E31F79" w:rsidRPr="000C3AE6" w:rsidRDefault="00E31F79" w:rsidP="00E31F79">
            <w:pPr>
              <w:jc w:val="both"/>
              <w:rPr>
                <w:rFonts w:ascii="Arial" w:hAnsi="Arial" w:cs="Arial"/>
                <w:lang w:val="es"/>
              </w:rPr>
            </w:pPr>
            <w:r w:rsidRPr="000C3AE6">
              <w:rPr>
                <w:rFonts w:ascii="Arial" w:hAnsi="Arial" w:cs="Arial"/>
                <w:lang w:val="es"/>
              </w:rPr>
              <w:t xml:space="preserve">   LIns.a = RLIns.a</w:t>
            </w:r>
          </w:p>
          <w:p w14:paraId="61A22EF5" w14:textId="77777777" w:rsidR="00E31F79" w:rsidRPr="000C3AE6" w:rsidRDefault="00E31F79" w:rsidP="00E31F79">
            <w:pPr>
              <w:jc w:val="both"/>
              <w:rPr>
                <w:rFonts w:ascii="Arial" w:hAnsi="Arial" w:cs="Arial"/>
                <w:lang w:val="es"/>
              </w:rPr>
            </w:pPr>
            <w:r w:rsidRPr="000C3AE6">
              <w:rPr>
                <w:rFonts w:ascii="Arial" w:hAnsi="Arial" w:cs="Arial"/>
                <w:lang w:val="es"/>
              </w:rPr>
              <w:t xml:space="preserve">RLIns -&gt; </w:t>
            </w:r>
            <w:r w:rsidRPr="000C3AE6">
              <w:rPr>
                <w:rFonts w:ascii="Arial" w:hAnsi="Arial" w:cs="Arial"/>
                <w:b/>
                <w:bCs/>
                <w:lang w:val="es"/>
              </w:rPr>
              <w:t>;</w:t>
            </w:r>
            <w:r w:rsidRPr="000C3AE6">
              <w:rPr>
                <w:rFonts w:ascii="Arial" w:hAnsi="Arial" w:cs="Arial"/>
                <w:lang w:val="es"/>
              </w:rPr>
              <w:t xml:space="preserve"> Ins RLIns</w:t>
            </w:r>
          </w:p>
          <w:p w14:paraId="25F055D5" w14:textId="77777777" w:rsidR="00E31F79" w:rsidRPr="000C3AE6" w:rsidRDefault="00E31F79" w:rsidP="00E31F79">
            <w:pPr>
              <w:jc w:val="both"/>
              <w:rPr>
                <w:rFonts w:ascii="Arial" w:hAnsi="Arial" w:cs="Arial"/>
                <w:lang w:val="es"/>
              </w:rPr>
            </w:pPr>
            <w:r w:rsidRPr="000C3AE6">
              <w:rPr>
                <w:rFonts w:ascii="Arial" w:hAnsi="Arial" w:cs="Arial"/>
                <w:lang w:val="es"/>
              </w:rPr>
              <w:t xml:space="preserve">   RLIns</w:t>
            </w:r>
            <w:r w:rsidRPr="000C3AE6">
              <w:rPr>
                <w:rFonts w:ascii="Arial" w:hAnsi="Arial" w:cs="Arial"/>
                <w:vertAlign w:val="subscript"/>
                <w:lang w:val="es"/>
              </w:rPr>
              <w:t>1</w:t>
            </w:r>
            <w:r w:rsidRPr="000C3AE6">
              <w:rPr>
                <w:rFonts w:ascii="Arial" w:hAnsi="Arial" w:cs="Arial"/>
                <w:lang w:val="es"/>
              </w:rPr>
              <w:t>.ah = ins_muchas(RLIns</w:t>
            </w:r>
            <w:r w:rsidRPr="000C3AE6">
              <w:rPr>
                <w:rFonts w:ascii="Arial" w:hAnsi="Arial" w:cs="Arial"/>
                <w:vertAlign w:val="subscript"/>
                <w:lang w:val="es"/>
              </w:rPr>
              <w:t>0</w:t>
            </w:r>
            <w:r w:rsidRPr="000C3AE6">
              <w:rPr>
                <w:rFonts w:ascii="Arial" w:hAnsi="Arial" w:cs="Arial"/>
                <w:lang w:val="es"/>
              </w:rPr>
              <w:t>.ah, Ins.a)</w:t>
            </w:r>
          </w:p>
          <w:p w14:paraId="10198447" w14:textId="77777777" w:rsidR="00E31F79" w:rsidRPr="000C3AE6" w:rsidRDefault="00E31F79" w:rsidP="00E31F79">
            <w:pPr>
              <w:jc w:val="both"/>
              <w:rPr>
                <w:rFonts w:ascii="Arial" w:hAnsi="Arial" w:cs="Arial"/>
                <w:lang w:val="es"/>
              </w:rPr>
            </w:pPr>
            <w:r w:rsidRPr="000C3AE6">
              <w:rPr>
                <w:rFonts w:ascii="Arial" w:hAnsi="Arial" w:cs="Arial"/>
                <w:lang w:val="es"/>
              </w:rPr>
              <w:t xml:space="preserve">   RLIns</w:t>
            </w:r>
            <w:r w:rsidRPr="000C3AE6">
              <w:rPr>
                <w:rFonts w:ascii="Arial" w:hAnsi="Arial" w:cs="Arial"/>
                <w:vertAlign w:val="subscript"/>
                <w:lang w:val="es"/>
              </w:rPr>
              <w:t>0</w:t>
            </w:r>
            <w:r w:rsidRPr="000C3AE6">
              <w:rPr>
                <w:rFonts w:ascii="Arial" w:hAnsi="Arial" w:cs="Arial"/>
                <w:lang w:val="es"/>
              </w:rPr>
              <w:t>.a = RLIns</w:t>
            </w:r>
            <w:r w:rsidRPr="000C3AE6">
              <w:rPr>
                <w:rFonts w:ascii="Arial" w:hAnsi="Arial" w:cs="Arial"/>
                <w:vertAlign w:val="subscript"/>
                <w:lang w:val="es"/>
              </w:rPr>
              <w:t>1</w:t>
            </w:r>
            <w:r w:rsidRPr="000C3AE6">
              <w:rPr>
                <w:rFonts w:ascii="Arial" w:hAnsi="Arial" w:cs="Arial"/>
                <w:lang w:val="es"/>
              </w:rPr>
              <w:t>.a</w:t>
            </w:r>
          </w:p>
          <w:p w14:paraId="3DF45E9A" w14:textId="77777777" w:rsidR="00E31F79" w:rsidRPr="000C3AE6" w:rsidRDefault="00E31F79" w:rsidP="00E31F79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  <w:lang w:val="es"/>
              </w:rPr>
              <w:t xml:space="preserve">RLIns -&gt; </w:t>
            </w:r>
            <w:r w:rsidRPr="000C3AE6">
              <w:rPr>
                <w:rFonts w:ascii="Arial" w:hAnsi="Arial" w:cs="Arial"/>
              </w:rPr>
              <w:t>ε</w:t>
            </w:r>
          </w:p>
          <w:p w14:paraId="62DE065F" w14:textId="77777777" w:rsidR="00E31F79" w:rsidRPr="000C3AE6" w:rsidRDefault="00E31F79" w:rsidP="00E31F79">
            <w:pPr>
              <w:jc w:val="both"/>
              <w:rPr>
                <w:rFonts w:ascii="Arial" w:hAnsi="Arial" w:cs="Arial"/>
                <w:lang w:val="es"/>
              </w:rPr>
            </w:pPr>
            <w:r w:rsidRPr="000C3AE6">
              <w:rPr>
                <w:rFonts w:ascii="Arial" w:hAnsi="Arial" w:cs="Arial"/>
              </w:rPr>
              <w:t xml:space="preserve">   RLIns.a = RLIns.ah</w:t>
            </w:r>
          </w:p>
          <w:p w14:paraId="7AA74ED6" w14:textId="77777777" w:rsidR="00E31F79" w:rsidRPr="000C3AE6" w:rsidRDefault="00E31F79" w:rsidP="00E31F79">
            <w:pPr>
              <w:rPr>
                <w:rFonts w:ascii="Arial" w:hAnsi="Arial" w:cs="Arial"/>
              </w:rPr>
            </w:pPr>
          </w:p>
          <w:p w14:paraId="7F887042" w14:textId="77777777" w:rsidR="00E31F79" w:rsidRPr="000C3AE6" w:rsidRDefault="00E31F79" w:rsidP="00E31F79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Ins -&gt; E0 </w:t>
            </w:r>
            <w:r w:rsidRPr="000C3AE6">
              <w:rPr>
                <w:rFonts w:ascii="Arial" w:hAnsi="Arial" w:cs="Arial"/>
                <w:b/>
                <w:bCs/>
              </w:rPr>
              <w:t>=</w:t>
            </w:r>
            <w:r w:rsidRPr="000C3AE6">
              <w:rPr>
                <w:rFonts w:ascii="Arial" w:hAnsi="Arial" w:cs="Arial"/>
              </w:rPr>
              <w:t xml:space="preserve"> E0</w:t>
            </w:r>
          </w:p>
          <w:p w14:paraId="2DFE6622" w14:textId="5BAD4EC6" w:rsidR="009E3F07" w:rsidRPr="000C3AE6" w:rsidRDefault="00E31F79">
            <w:pPr>
              <w:rPr>
                <w:ins w:id="47" w:author="Borja Aday Guadalupe Luis" w:date="2021-05-19T20:31:00Z"/>
                <w:rFonts w:ascii="Arial" w:hAnsi="Arial" w:cs="Arial"/>
                <w:rPrChange w:id="48" w:author="Borja Aday Guadalupe Luis" w:date="2021-05-19T20:32:00Z">
                  <w:rPr>
                    <w:ins w:id="49" w:author="Borja Aday Guadalupe Luis" w:date="2021-05-19T20:31:00Z"/>
                  </w:rPr>
                </w:rPrChange>
              </w:rPr>
              <w:pPrChange w:id="50" w:author="Borja Aday Guadalupe Luis" w:date="2021-05-19T20:37:00Z">
                <w:pPr>
                  <w:pStyle w:val="NormalWeb"/>
                  <w:spacing w:before="0" w:beforeAutospacing="0" w:after="0" w:afterAutospacing="0"/>
                </w:pPr>
              </w:pPrChange>
            </w:pPr>
            <w:r w:rsidRPr="000C3AE6">
              <w:rPr>
                <w:rFonts w:ascii="Arial" w:hAnsi="Arial" w:cs="Arial"/>
              </w:rPr>
              <w:t xml:space="preserve">   Ins.a = ins_asignacion(E0</w:t>
            </w:r>
            <w:r w:rsidRPr="000C3AE6">
              <w:rPr>
                <w:rFonts w:ascii="Arial" w:hAnsi="Arial" w:cs="Arial"/>
                <w:vertAlign w:val="subscript"/>
              </w:rPr>
              <w:t>0</w:t>
            </w:r>
            <w:r w:rsidRPr="000C3AE6">
              <w:rPr>
                <w:rFonts w:ascii="Arial" w:hAnsi="Arial" w:cs="Arial"/>
              </w:rPr>
              <w:t>.a, E0</w:t>
            </w:r>
            <w:r w:rsidRPr="000C3AE6">
              <w:rPr>
                <w:rFonts w:ascii="Arial" w:hAnsi="Arial" w:cs="Arial"/>
                <w:vertAlign w:val="subscript"/>
              </w:rPr>
              <w:t>1</w:t>
            </w:r>
            <w:r w:rsidRPr="000C3AE6">
              <w:rPr>
                <w:rFonts w:ascii="Arial" w:hAnsi="Arial" w:cs="Arial"/>
              </w:rPr>
              <w:t>.a)</w:t>
            </w:r>
            <w:ins w:id="51" w:author="Borja Aday Guadalupe Luis" w:date="2021-05-19T20:31:00Z">
              <w:r w:rsidR="009E3F07" w:rsidRPr="000C3AE6">
                <w:rPr>
                  <w:rFonts w:ascii="Arial" w:eastAsia="Arial" w:hAnsi="Arial" w:cs="Arial"/>
                  <w:color w:val="000000"/>
                  <w:shd w:val="clear" w:color="auto" w:fill="F1C232"/>
                  <w:lang w:val="es"/>
                  <w:rPrChange w:id="52" w:author="Borja Aday Guadalupe Luis" w:date="2021-05-19T20:32:00Z">
                    <w:rPr>
                      <w:color w:val="000000"/>
                      <w:shd w:val="clear" w:color="auto" w:fill="F1C232"/>
                    </w:rPr>
                  </w:rPrChange>
                </w:rPr>
                <w:t xml:space="preserve"> </w:t>
              </w:r>
            </w:ins>
          </w:p>
          <w:p w14:paraId="453AABBF" w14:textId="77777777" w:rsidR="009E3F07" w:rsidRPr="000C3AE6" w:rsidDel="00FE5C53" w:rsidRDefault="009E3F07" w:rsidP="00E31F79">
            <w:pPr>
              <w:rPr>
                <w:del w:id="53" w:author="Borja Aday Guadalupe Luis" w:date="2021-05-19T20:37:00Z"/>
                <w:rFonts w:ascii="Arial" w:hAnsi="Arial" w:cs="Arial"/>
              </w:rPr>
            </w:pPr>
          </w:p>
          <w:p w14:paraId="41459198" w14:textId="77777777" w:rsidR="005C6548" w:rsidRPr="000C3AE6" w:rsidRDefault="005C6548" w:rsidP="005C6548">
            <w:pPr>
              <w:rPr>
                <w:ins w:id="54" w:author="Borja Aday Guadalupe Luis" w:date="2021-05-19T20:20:00Z"/>
                <w:rFonts w:ascii="Arial" w:hAnsi="Arial" w:cs="Arial"/>
              </w:rPr>
            </w:pPr>
          </w:p>
          <w:p w14:paraId="723FABD1" w14:textId="4E2E50B8" w:rsidR="005C6548" w:rsidRPr="000C3AE6" w:rsidRDefault="005C6548" w:rsidP="005C6548">
            <w:pPr>
              <w:rPr>
                <w:ins w:id="55" w:author="Borja Aday Guadalupe Luis" w:date="2021-05-19T20:34:00Z"/>
                <w:rFonts w:ascii="Arial" w:hAnsi="Arial" w:cs="Arial"/>
              </w:rPr>
            </w:pPr>
            <w:ins w:id="56" w:author="Borja Aday Guadalupe Luis" w:date="2021-05-19T20:20:00Z">
              <w:r w:rsidRPr="000C3AE6">
                <w:t xml:space="preserve">Ins -&gt; </w:t>
              </w:r>
            </w:ins>
            <w:ins w:id="57" w:author="Borja Aday Guadalupe Luis" w:date="2021-05-19T20:34:00Z">
              <w:r w:rsidR="00FE5C53" w:rsidRPr="000C3AE6">
                <w:rPr>
                  <w:b/>
                  <w:bCs/>
                  <w:rPrChange w:id="58" w:author="Borja Aday Guadalupe Luis" w:date="2021-05-19T20:34:00Z">
                    <w:rPr>
                      <w:b/>
                      <w:bCs/>
                      <w:highlight w:val="yellow"/>
                    </w:rPr>
                  </w:rPrChange>
                </w:rPr>
                <w:t xml:space="preserve">if </w:t>
              </w:r>
              <w:r w:rsidR="00FE5C53" w:rsidRPr="000C3AE6">
                <w:rPr>
                  <w:rPrChange w:id="59" w:author="Borja Aday Guadalupe Luis" w:date="2021-05-19T20:34:00Z">
                    <w:rPr>
                      <w:highlight w:val="yellow"/>
                    </w:rPr>
                  </w:rPrChange>
                </w:rPr>
                <w:t xml:space="preserve">E0 </w:t>
              </w:r>
              <w:r w:rsidR="00FE5C53" w:rsidRPr="000C3AE6">
                <w:rPr>
                  <w:b/>
                  <w:bCs/>
                  <w:rPrChange w:id="60" w:author="Borja Aday Guadalupe Luis" w:date="2021-05-19T20:34:00Z">
                    <w:rPr>
                      <w:b/>
                      <w:bCs/>
                      <w:highlight w:val="yellow"/>
                    </w:rPr>
                  </w:rPrChange>
                </w:rPr>
                <w:t xml:space="preserve">then </w:t>
              </w:r>
              <w:r w:rsidR="00FE5C53" w:rsidRPr="000C3AE6">
                <w:rPr>
                  <w:rPrChange w:id="61" w:author="Borja Aday Guadalupe Luis" w:date="2021-05-19T20:34:00Z">
                    <w:rPr>
                      <w:highlight w:val="yellow"/>
                    </w:rPr>
                  </w:rPrChange>
                </w:rPr>
                <w:t xml:space="preserve">LInsV </w:t>
              </w:r>
            </w:ins>
            <w:ins w:id="62" w:author="Borja Aday Guadalupe Luis" w:date="2021-05-19T20:21:00Z">
              <w:r w:rsidRPr="000C3AE6">
                <w:t>RInsIfThen</w:t>
              </w:r>
            </w:ins>
          </w:p>
          <w:p w14:paraId="61DB8812" w14:textId="5C1A5CC8" w:rsidR="00FE5C53" w:rsidRPr="000C3AE6" w:rsidRDefault="00FE5C53" w:rsidP="005C6548">
            <w:pPr>
              <w:rPr>
                <w:ins w:id="63" w:author="Borja Aday Guadalupe Luis" w:date="2021-05-19T20:34:00Z"/>
                <w:rFonts w:ascii="Arial" w:hAnsi="Arial" w:cs="Arial"/>
              </w:rPr>
            </w:pPr>
            <w:ins w:id="64" w:author="Borja Aday Guadalupe Luis" w:date="2021-05-19T20:34:00Z">
              <w:r w:rsidRPr="000C3AE6">
                <w:rPr>
                  <w:rFonts w:ascii="Arial" w:hAnsi="Arial" w:cs="Arial"/>
                </w:rPr>
                <w:t xml:space="preserve">   RInsIfThen.ah0 = E0.a</w:t>
              </w:r>
            </w:ins>
          </w:p>
          <w:p w14:paraId="7A66551F" w14:textId="6DBFEFA9" w:rsidR="00FE5C53" w:rsidRPr="000C3AE6" w:rsidRDefault="00FE5C53" w:rsidP="005C6548">
            <w:pPr>
              <w:rPr>
                <w:ins w:id="65" w:author="Borja Aday Guadalupe Luis" w:date="2021-05-19T20:27:00Z"/>
                <w:rFonts w:ascii="Arial" w:hAnsi="Arial" w:cs="Arial"/>
              </w:rPr>
            </w:pPr>
            <w:ins w:id="66" w:author="Borja Aday Guadalupe Luis" w:date="2021-05-19T20:34:00Z">
              <w:r w:rsidRPr="000C3AE6">
                <w:rPr>
                  <w:rFonts w:ascii="Arial" w:hAnsi="Arial" w:cs="Arial"/>
                </w:rPr>
                <w:t xml:space="preserve">   RInsIfThen.ah</w:t>
              </w:r>
            </w:ins>
            <w:ins w:id="67" w:author="Borja Aday Guadalupe Luis" w:date="2021-05-19T20:38:00Z">
              <w:r w:rsidRPr="000C3AE6">
                <w:rPr>
                  <w:rFonts w:ascii="Arial" w:hAnsi="Arial" w:cs="Arial"/>
                </w:rPr>
                <w:t>1</w:t>
              </w:r>
            </w:ins>
            <w:ins w:id="68" w:author="Borja Aday Guadalupe Luis" w:date="2021-05-19T20:34:00Z">
              <w:r w:rsidRPr="000C3AE6">
                <w:rPr>
                  <w:rFonts w:ascii="Arial" w:hAnsi="Arial" w:cs="Arial"/>
                </w:rPr>
                <w:t xml:space="preserve"> = </w:t>
              </w:r>
            </w:ins>
            <w:ins w:id="69" w:author="Borja Aday Guadalupe Luis" w:date="2021-05-19T20:35:00Z">
              <w:r w:rsidRPr="000C3AE6">
                <w:rPr>
                  <w:rFonts w:ascii="Arial" w:hAnsi="Arial" w:cs="Arial"/>
                </w:rPr>
                <w:t>LInsV.</w:t>
              </w:r>
            </w:ins>
            <w:ins w:id="70" w:author="Borja Aday Guadalupe Luis" w:date="2021-05-19T20:34:00Z">
              <w:r w:rsidRPr="000C3AE6">
                <w:rPr>
                  <w:rFonts w:ascii="Arial" w:hAnsi="Arial" w:cs="Arial"/>
                </w:rPr>
                <w:t>a</w:t>
              </w:r>
            </w:ins>
          </w:p>
          <w:p w14:paraId="161C014E" w14:textId="4FA92914" w:rsidR="009E3F07" w:rsidRPr="000C3AE6" w:rsidRDefault="00FE5C53" w:rsidP="005C6548">
            <w:pPr>
              <w:rPr>
                <w:ins w:id="71" w:author="Borja Aday Guadalupe Luis" w:date="2021-05-19T20:21:00Z"/>
                <w:rFonts w:ascii="Arial" w:hAnsi="Arial" w:cs="Arial"/>
              </w:rPr>
            </w:pPr>
            <w:ins w:id="72" w:author="Borja Aday Guadalupe Luis" w:date="2021-05-19T20:35:00Z">
              <w:r w:rsidRPr="000C3AE6">
                <w:rPr>
                  <w:rFonts w:ascii="Arial" w:hAnsi="Arial" w:cs="Arial"/>
                </w:rPr>
                <w:t xml:space="preserve">   Ins.a = RInsIfThen.a</w:t>
              </w:r>
            </w:ins>
          </w:p>
          <w:p w14:paraId="01BD8C61" w14:textId="4B6AB8B8" w:rsidR="005C6548" w:rsidRPr="000C3AE6" w:rsidRDefault="005C6548" w:rsidP="005C6548">
            <w:pPr>
              <w:tabs>
                <w:tab w:val="left" w:pos="1828"/>
              </w:tabs>
              <w:rPr>
                <w:ins w:id="73" w:author="Borja Aday Guadalupe Luis" w:date="2021-05-19T20:27:00Z"/>
                <w:rFonts w:ascii="Arial" w:hAnsi="Arial" w:cs="Arial"/>
                <w:b/>
                <w:bCs/>
              </w:rPr>
            </w:pPr>
            <w:ins w:id="74" w:author="Borja Aday Guadalupe Luis" w:date="2021-05-19T20:21:00Z">
              <w:r w:rsidRPr="000C3AE6">
                <w:t xml:space="preserve">RInsIfThen -&gt; </w:t>
              </w:r>
              <w:r w:rsidRPr="000C3AE6">
                <w:rPr>
                  <w:b/>
                  <w:bCs/>
                  <w:rPrChange w:id="75" w:author="Borja Aday Guadalupe Luis" w:date="2021-05-19T20:37:00Z">
                    <w:rPr>
                      <w:b/>
                      <w:bCs/>
                      <w:highlight w:val="yellow"/>
                    </w:rPr>
                  </w:rPrChange>
                </w:rPr>
                <w:t>endif</w:t>
              </w:r>
            </w:ins>
          </w:p>
          <w:p w14:paraId="583D4B33" w14:textId="6592628E" w:rsidR="009E3F07" w:rsidRPr="000C3AE6" w:rsidRDefault="00FE5C53">
            <w:pPr>
              <w:tabs>
                <w:tab w:val="left" w:pos="1828"/>
              </w:tabs>
              <w:rPr>
                <w:ins w:id="76" w:author="Borja Aday Guadalupe Luis" w:date="2021-05-19T20:21:00Z"/>
                <w:rFonts w:ascii="Arial" w:hAnsi="Arial" w:cs="Arial"/>
              </w:rPr>
              <w:pPrChange w:id="77" w:author="Borja Aday Guadalupe Luis" w:date="2021-05-19T20:21:00Z">
                <w:pPr/>
              </w:pPrChange>
            </w:pPr>
            <w:ins w:id="78" w:author="Borja Aday Guadalupe Luis" w:date="2021-05-19T20:35:00Z">
              <w:r w:rsidRPr="000C3AE6">
                <w:rPr>
                  <w:rFonts w:ascii="Arial" w:hAnsi="Arial" w:cs="Arial"/>
                </w:rPr>
                <w:t xml:space="preserve">   </w:t>
              </w:r>
            </w:ins>
            <w:ins w:id="79" w:author="Borja Aday Guadalupe Luis" w:date="2021-05-19T20:36:00Z">
              <w:r w:rsidRPr="000C3AE6">
                <w:rPr>
                  <w:rFonts w:ascii="Arial" w:hAnsi="Arial" w:cs="Arial"/>
                </w:rPr>
                <w:t xml:space="preserve">RInsIfThen.a = </w:t>
              </w:r>
              <w:r w:rsidRPr="000C3AE6">
                <w:rPr>
                  <w:rPrChange w:id="80" w:author="Borja Aday Guadalupe Luis" w:date="2021-05-19T20:37:00Z">
                    <w:rPr>
                      <w:highlight w:val="yellow"/>
                    </w:rPr>
                  </w:rPrChange>
                </w:rPr>
                <w:t>ins_if(</w:t>
              </w:r>
              <w:r w:rsidRPr="000C3AE6">
                <w:rPr>
                  <w:rFonts w:ascii="Arial" w:hAnsi="Arial" w:cs="Arial"/>
                </w:rPr>
                <w:t>RInsIfThen</w:t>
              </w:r>
              <w:r w:rsidRPr="000C3AE6">
                <w:rPr>
                  <w:rPrChange w:id="81" w:author="Borja Aday Guadalupe Luis" w:date="2021-05-19T20:37:00Z">
                    <w:rPr>
                      <w:highlight w:val="yellow"/>
                    </w:rPr>
                  </w:rPrChange>
                </w:rPr>
                <w:t xml:space="preserve">.ah0, </w:t>
              </w:r>
              <w:r w:rsidRPr="000C3AE6">
                <w:rPr>
                  <w:rFonts w:ascii="Arial" w:hAnsi="Arial" w:cs="Arial"/>
                </w:rPr>
                <w:t>RInsIfThen</w:t>
              </w:r>
              <w:r w:rsidRPr="000C3AE6">
                <w:rPr>
                  <w:rPrChange w:id="82" w:author="Borja Aday Guadalupe Luis" w:date="2021-05-19T20:37:00Z">
                    <w:rPr>
                      <w:highlight w:val="yellow"/>
                    </w:rPr>
                  </w:rPrChange>
                </w:rPr>
                <w:t>.ah1)</w:t>
              </w:r>
            </w:ins>
          </w:p>
          <w:p w14:paraId="7171590D" w14:textId="3BDBBC1A" w:rsidR="005C6548" w:rsidRPr="000C3AE6" w:rsidRDefault="005C6548" w:rsidP="005C6548">
            <w:pPr>
              <w:tabs>
                <w:tab w:val="left" w:pos="1828"/>
              </w:tabs>
              <w:rPr>
                <w:ins w:id="83" w:author="Borja Aday Guadalupe Luis" w:date="2021-05-19T20:37:00Z"/>
                <w:rFonts w:ascii="Arial" w:hAnsi="Arial" w:cs="Arial"/>
                <w:b/>
                <w:bCs/>
              </w:rPr>
            </w:pPr>
            <w:ins w:id="84" w:author="Borja Aday Guadalupe Luis" w:date="2021-05-19T20:21:00Z">
              <w:r w:rsidRPr="000C3AE6">
                <w:t xml:space="preserve">RInsIfThen -&gt; </w:t>
              </w:r>
              <w:r w:rsidRPr="000C3AE6">
                <w:rPr>
                  <w:b/>
                  <w:bCs/>
                  <w:rPrChange w:id="85" w:author="Borja Aday Guadalupe Luis" w:date="2021-05-19T20:37:00Z">
                    <w:rPr>
                      <w:b/>
                      <w:bCs/>
                      <w:highlight w:val="yellow"/>
                    </w:rPr>
                  </w:rPrChange>
                </w:rPr>
                <w:t xml:space="preserve">else </w:t>
              </w:r>
              <w:r w:rsidRPr="000C3AE6">
                <w:rPr>
                  <w:rPrChange w:id="86" w:author="Borja Aday Guadalupe Luis" w:date="2021-05-19T20:37:00Z">
                    <w:rPr>
                      <w:highlight w:val="yellow"/>
                    </w:rPr>
                  </w:rPrChange>
                </w:rPr>
                <w:t>LInsV</w:t>
              </w:r>
              <w:r w:rsidRPr="000C3AE6">
                <w:rPr>
                  <w:b/>
                  <w:bCs/>
                  <w:rPrChange w:id="87" w:author="Borja Aday Guadalupe Luis" w:date="2021-05-19T20:37:00Z">
                    <w:rPr>
                      <w:b/>
                      <w:bCs/>
                      <w:highlight w:val="yellow"/>
                    </w:rPr>
                  </w:rPrChange>
                </w:rPr>
                <w:t xml:space="preserve"> endif</w:t>
              </w:r>
            </w:ins>
          </w:p>
          <w:p w14:paraId="6E1ED343" w14:textId="3D1E4494" w:rsidR="00FE5C53" w:rsidRPr="000C3AE6" w:rsidRDefault="00FE5C53" w:rsidP="00FE5C53">
            <w:pPr>
              <w:tabs>
                <w:tab w:val="left" w:pos="1828"/>
              </w:tabs>
              <w:rPr>
                <w:ins w:id="88" w:author="Borja Aday Guadalupe Luis" w:date="2021-05-19T20:37:00Z"/>
                <w:rFonts w:ascii="Arial" w:hAnsi="Arial" w:cs="Arial"/>
              </w:rPr>
            </w:pPr>
            <w:ins w:id="89" w:author="Borja Aday Guadalupe Luis" w:date="2021-05-19T20:37:00Z">
              <w:r w:rsidRPr="000C3AE6">
                <w:rPr>
                  <w:b/>
                  <w:bCs/>
                </w:rPr>
                <w:t xml:space="preserve">   </w:t>
              </w:r>
              <w:r w:rsidRPr="000C3AE6">
                <w:rPr>
                  <w:rFonts w:ascii="Arial" w:hAnsi="Arial" w:cs="Arial"/>
                </w:rPr>
                <w:t>RInsIfThen.a = ins_if_else(RInsIfThen.ah0, RInsIfThen.ah1, LInsV.a)</w:t>
              </w:r>
            </w:ins>
          </w:p>
          <w:p w14:paraId="6D901FEF" w14:textId="77777777" w:rsidR="00E31F79" w:rsidRPr="000C3AE6" w:rsidRDefault="00E31F79" w:rsidP="00E31F79">
            <w:pPr>
              <w:rPr>
                <w:rFonts w:ascii="Arial" w:hAnsi="Arial" w:cs="Arial"/>
                <w:b/>
                <w:bCs/>
              </w:rPr>
            </w:pPr>
          </w:p>
          <w:p w14:paraId="4D26112E" w14:textId="77777777" w:rsidR="00E31F79" w:rsidRPr="000C3AE6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Ins -&gt; </w:t>
            </w:r>
            <w:r w:rsidRPr="000C3AE6">
              <w:rPr>
                <w:rFonts w:ascii="Arial" w:hAnsi="Arial" w:cs="Arial"/>
                <w:b/>
                <w:bCs/>
              </w:rPr>
              <w:t xml:space="preserve">while </w:t>
            </w:r>
            <w:r w:rsidRPr="000C3AE6">
              <w:rPr>
                <w:rFonts w:ascii="Arial" w:hAnsi="Arial" w:cs="Arial"/>
              </w:rPr>
              <w:t xml:space="preserve">E0 </w:t>
            </w:r>
            <w:r w:rsidRPr="000C3AE6">
              <w:rPr>
                <w:rFonts w:ascii="Arial" w:hAnsi="Arial" w:cs="Arial"/>
                <w:b/>
                <w:bCs/>
              </w:rPr>
              <w:t xml:space="preserve">do </w:t>
            </w:r>
            <w:r w:rsidRPr="000C3AE6">
              <w:rPr>
                <w:rFonts w:ascii="Arial" w:hAnsi="Arial" w:cs="Arial"/>
              </w:rPr>
              <w:t>LInsV</w:t>
            </w:r>
            <w:r w:rsidRPr="000C3AE6">
              <w:rPr>
                <w:rFonts w:ascii="Arial" w:hAnsi="Arial" w:cs="Arial"/>
                <w:b/>
                <w:bCs/>
              </w:rPr>
              <w:t xml:space="preserve"> endwhile</w:t>
            </w:r>
          </w:p>
          <w:p w14:paraId="486DE734" w14:textId="77777777" w:rsidR="00E31F79" w:rsidRPr="000C3AE6" w:rsidRDefault="00E31F79" w:rsidP="00E31F79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   Ins.a = ins_while(E0.a, LInsV.a)</w:t>
            </w:r>
          </w:p>
          <w:p w14:paraId="6ECD30A1" w14:textId="77777777" w:rsidR="00AA6302" w:rsidRPr="000C3AE6" w:rsidDel="00020F52" w:rsidRDefault="00AA6302" w:rsidP="00E31F79">
            <w:pPr>
              <w:rPr>
                <w:del w:id="90" w:author="Borja Aday Guadalupe Luis" w:date="2021-05-19T20:44:00Z"/>
                <w:rFonts w:ascii="Arial" w:hAnsi="Arial" w:cs="Arial"/>
                <w:b/>
                <w:bCs/>
              </w:rPr>
            </w:pPr>
          </w:p>
          <w:p w14:paraId="5E4899EC" w14:textId="10A7554B" w:rsidR="00E31F79" w:rsidRPr="000C3AE6" w:rsidDel="00020F52" w:rsidRDefault="00E31F79" w:rsidP="00E31F79">
            <w:pPr>
              <w:rPr>
                <w:del w:id="91" w:author="Borja Aday Guadalupe Luis" w:date="2021-05-19T20:44:00Z"/>
                <w:rFonts w:ascii="Arial" w:hAnsi="Arial" w:cs="Arial"/>
              </w:rPr>
            </w:pPr>
            <w:del w:id="92" w:author="Borja Aday Guadalupe Luis" w:date="2021-05-19T20:44:00Z">
              <w:r w:rsidRPr="000C3AE6" w:rsidDel="00020F52">
                <w:rPr>
                  <w:rFonts w:ascii="Arial" w:hAnsi="Arial" w:cs="Arial"/>
                </w:rPr>
                <w:delText xml:space="preserve">LinsV -&gt; LInsV </w:delText>
              </w:r>
              <w:r w:rsidRPr="000C3AE6" w:rsidDel="00020F52">
                <w:rPr>
                  <w:rFonts w:ascii="Arial" w:hAnsi="Arial" w:cs="Arial"/>
                  <w:b/>
                  <w:bCs/>
                </w:rPr>
                <w:delText>;</w:delText>
              </w:r>
              <w:r w:rsidRPr="000C3AE6" w:rsidDel="00020F52">
                <w:rPr>
                  <w:rFonts w:ascii="Arial" w:hAnsi="Arial" w:cs="Arial"/>
                </w:rPr>
                <w:delText xml:space="preserve"> Ins</w:delText>
              </w:r>
            </w:del>
          </w:p>
          <w:p w14:paraId="2245D199" w14:textId="6F364C5B" w:rsidR="00E31F79" w:rsidRPr="000C3AE6" w:rsidDel="00020F52" w:rsidRDefault="00E31F79" w:rsidP="00E31F79">
            <w:pPr>
              <w:rPr>
                <w:del w:id="93" w:author="Borja Aday Guadalupe Luis" w:date="2021-05-19T20:44:00Z"/>
                <w:rFonts w:ascii="Arial" w:hAnsi="Arial" w:cs="Arial"/>
              </w:rPr>
            </w:pPr>
            <w:del w:id="94" w:author="Borja Aday Guadalupe Luis" w:date="2021-05-19T20:44:00Z">
              <w:r w:rsidRPr="000C3AE6" w:rsidDel="00020F52">
                <w:rPr>
                  <w:rFonts w:ascii="Arial" w:hAnsi="Arial" w:cs="Arial"/>
                </w:rPr>
                <w:delText xml:space="preserve">   LinsV</w:delText>
              </w:r>
              <w:r w:rsidRPr="000C3AE6" w:rsidDel="00020F52">
                <w:rPr>
                  <w:rFonts w:ascii="Arial" w:hAnsi="Arial" w:cs="Arial"/>
                  <w:vertAlign w:val="subscript"/>
                </w:rPr>
                <w:delText>0</w:delText>
              </w:r>
              <w:r w:rsidRPr="000C3AE6" w:rsidDel="00020F52">
                <w:rPr>
                  <w:rFonts w:ascii="Arial" w:hAnsi="Arial" w:cs="Arial"/>
                </w:rPr>
                <w:delText>.a = linsv_muchas(LinsV</w:delText>
              </w:r>
              <w:r w:rsidRPr="000C3AE6" w:rsidDel="00020F52">
                <w:rPr>
                  <w:rFonts w:ascii="Arial" w:hAnsi="Arial" w:cs="Arial"/>
                  <w:vertAlign w:val="subscript"/>
                </w:rPr>
                <w:delText>1</w:delText>
              </w:r>
              <w:r w:rsidRPr="000C3AE6" w:rsidDel="00020F52">
                <w:rPr>
                  <w:rFonts w:ascii="Arial" w:hAnsi="Arial" w:cs="Arial"/>
                </w:rPr>
                <w:delText>.a, Ins.a)</w:delText>
              </w:r>
            </w:del>
          </w:p>
          <w:p w14:paraId="6B868C68" w14:textId="02E1E89B" w:rsidR="00E31F79" w:rsidRPr="000C3AE6" w:rsidDel="00020F52" w:rsidRDefault="00E31F79" w:rsidP="00E31F79">
            <w:pPr>
              <w:rPr>
                <w:del w:id="95" w:author="Borja Aday Guadalupe Luis" w:date="2021-05-19T20:44:00Z"/>
                <w:rFonts w:ascii="Arial" w:hAnsi="Arial" w:cs="Arial"/>
              </w:rPr>
            </w:pPr>
            <w:del w:id="96" w:author="Borja Aday Guadalupe Luis" w:date="2021-05-19T20:44:00Z">
              <w:r w:rsidRPr="000C3AE6" w:rsidDel="00020F52">
                <w:rPr>
                  <w:rFonts w:ascii="Arial" w:hAnsi="Arial" w:cs="Arial"/>
                </w:rPr>
                <w:delText>LinsV -&gt; Ins</w:delText>
              </w:r>
            </w:del>
          </w:p>
          <w:p w14:paraId="23C569F8" w14:textId="7129C4E3" w:rsidR="00E31F79" w:rsidRPr="000C3AE6" w:rsidDel="00020F52" w:rsidRDefault="00E31F79" w:rsidP="00E31F79">
            <w:pPr>
              <w:rPr>
                <w:del w:id="97" w:author="Borja Aday Guadalupe Luis" w:date="2021-05-19T20:44:00Z"/>
                <w:rFonts w:ascii="Arial" w:hAnsi="Arial" w:cs="Arial"/>
              </w:rPr>
            </w:pPr>
            <w:del w:id="98" w:author="Borja Aday Guadalupe Luis" w:date="2021-05-19T20:44:00Z">
              <w:r w:rsidRPr="000C3AE6" w:rsidDel="00020F52">
                <w:rPr>
                  <w:rFonts w:ascii="Arial" w:hAnsi="Arial" w:cs="Arial"/>
                </w:rPr>
                <w:delText xml:space="preserve">   LinsV.a = linsv_1(Ins.a)</w:delText>
              </w:r>
            </w:del>
          </w:p>
          <w:p w14:paraId="677F100E" w14:textId="610CCCF8" w:rsidR="00E31F79" w:rsidRPr="000C3AE6" w:rsidDel="00020F52" w:rsidRDefault="00E31F79" w:rsidP="00E31F79">
            <w:pPr>
              <w:rPr>
                <w:del w:id="99" w:author="Borja Aday Guadalupe Luis" w:date="2021-05-19T20:44:00Z"/>
                <w:rFonts w:ascii="Arial" w:hAnsi="Arial" w:cs="Arial"/>
              </w:rPr>
            </w:pPr>
            <w:del w:id="100" w:author="Borja Aday Guadalupe Luis" w:date="2021-05-19T20:44:00Z">
              <w:r w:rsidRPr="000C3AE6" w:rsidDel="00020F52">
                <w:rPr>
                  <w:rFonts w:ascii="Arial" w:hAnsi="Arial" w:cs="Arial"/>
                </w:rPr>
                <w:delText>LinsV -&gt; ε</w:delText>
              </w:r>
            </w:del>
          </w:p>
          <w:p w14:paraId="42ADC54B" w14:textId="3B4A7EA7" w:rsidR="00FE5C53" w:rsidRPr="000C3AE6" w:rsidRDefault="00E31F79" w:rsidP="00E31F79">
            <w:pPr>
              <w:rPr>
                <w:ins w:id="101" w:author="Borja Aday Guadalupe Luis" w:date="2021-05-19T20:41:00Z"/>
                <w:rFonts w:ascii="Arial" w:hAnsi="Arial" w:cs="Arial"/>
                <w:b/>
                <w:bCs/>
              </w:rPr>
            </w:pPr>
            <w:del w:id="102" w:author="Borja Aday Guadalupe Luis" w:date="2021-05-19T20:44:00Z">
              <w:r w:rsidRPr="000C3AE6" w:rsidDel="00020F52">
                <w:rPr>
                  <w:rFonts w:ascii="Arial" w:hAnsi="Arial" w:cs="Arial"/>
                </w:rPr>
                <w:delText xml:space="preserve">   LinsV.a = </w:delText>
              </w:r>
              <w:r w:rsidRPr="000C3AE6" w:rsidDel="00020F52">
                <w:rPr>
                  <w:rFonts w:ascii="Arial" w:hAnsi="Arial" w:cs="Arial"/>
                  <w:b/>
                  <w:bCs/>
                </w:rPr>
                <w:delText>null</w:delText>
              </w:r>
            </w:del>
          </w:p>
          <w:p w14:paraId="3B6BFCCD" w14:textId="3870A5EA" w:rsidR="00FE5C53" w:rsidRPr="000C3AE6" w:rsidRDefault="00FE5C53" w:rsidP="00FE5C53">
            <w:pPr>
              <w:rPr>
                <w:ins w:id="103" w:author="Borja Aday Guadalupe Luis" w:date="2021-05-19T20:42:00Z"/>
                <w:rFonts w:ascii="Arial" w:hAnsi="Arial" w:cs="Arial"/>
              </w:rPr>
            </w:pPr>
            <w:ins w:id="104" w:author="Borja Aday Guadalupe Luis" w:date="2021-05-19T20:43:00Z">
              <w:r w:rsidRPr="000C3AE6">
                <w:rPr>
                  <w:rFonts w:ascii="Arial" w:hAnsi="Arial" w:cs="Arial"/>
                </w:rPr>
                <w:t>LInsV</w:t>
              </w:r>
            </w:ins>
            <w:ins w:id="105" w:author="Borja Aday Guadalupe Luis" w:date="2021-05-19T20:42:00Z">
              <w:r w:rsidRPr="000C3AE6">
                <w:rPr>
                  <w:rFonts w:ascii="Arial" w:hAnsi="Arial" w:cs="Arial"/>
                </w:rPr>
                <w:t xml:space="preserve"> -&gt; Param RLInsV</w:t>
              </w:r>
            </w:ins>
          </w:p>
          <w:p w14:paraId="38CE28BA" w14:textId="745F9596" w:rsidR="00FE5C53" w:rsidRPr="000C3AE6" w:rsidRDefault="00FE5C53" w:rsidP="00FE5C53">
            <w:pPr>
              <w:rPr>
                <w:ins w:id="106" w:author="Borja Aday Guadalupe Luis" w:date="2021-05-19T20:42:00Z"/>
                <w:rFonts w:ascii="Arial" w:hAnsi="Arial" w:cs="Arial"/>
              </w:rPr>
            </w:pPr>
            <w:ins w:id="107" w:author="Borja Aday Guadalupe Luis" w:date="2021-05-19T20:42:00Z">
              <w:r w:rsidRPr="000C3AE6">
                <w:rPr>
                  <w:rFonts w:ascii="Arial" w:hAnsi="Arial" w:cs="Arial"/>
                </w:rPr>
                <w:t xml:space="preserve">   RLInsV.ah = </w:t>
              </w:r>
            </w:ins>
            <w:ins w:id="108" w:author="Borja Aday Guadalupe Luis" w:date="2021-05-19T20:44:00Z">
              <w:r w:rsidR="00020F52" w:rsidRPr="000C3AE6">
                <w:rPr>
                  <w:rFonts w:ascii="Arial" w:hAnsi="Arial" w:cs="Arial"/>
                </w:rPr>
                <w:t>linsv</w:t>
              </w:r>
            </w:ins>
            <w:ins w:id="109" w:author="Borja Aday Guadalupe Luis" w:date="2021-05-19T20:42:00Z">
              <w:r w:rsidRPr="000C3AE6">
                <w:rPr>
                  <w:rFonts w:ascii="Arial" w:hAnsi="Arial" w:cs="Arial"/>
                </w:rPr>
                <w:t>_1(</w:t>
              </w:r>
            </w:ins>
            <w:r w:rsidR="00BF3ED2" w:rsidRPr="000C3AE6">
              <w:rPr>
                <w:rFonts w:ascii="Arial" w:hAnsi="Arial" w:cs="Arial"/>
              </w:rPr>
              <w:t>Ins</w:t>
            </w:r>
            <w:ins w:id="110" w:author="Borja Aday Guadalupe Luis" w:date="2021-05-19T20:42:00Z">
              <w:r w:rsidRPr="000C3AE6">
                <w:rPr>
                  <w:rFonts w:ascii="Arial" w:hAnsi="Arial" w:cs="Arial"/>
                </w:rPr>
                <w:t>.a)</w:t>
              </w:r>
            </w:ins>
          </w:p>
          <w:p w14:paraId="57FD42C2" w14:textId="77730AF6" w:rsidR="00FE5C53" w:rsidRPr="000C3AE6" w:rsidRDefault="00FE5C53" w:rsidP="00FE5C53">
            <w:pPr>
              <w:rPr>
                <w:rFonts w:ascii="Arial" w:hAnsi="Arial" w:cs="Arial"/>
              </w:rPr>
            </w:pPr>
            <w:ins w:id="111" w:author="Borja Aday Guadalupe Luis" w:date="2021-05-19T20:42:00Z">
              <w:r w:rsidRPr="000C3AE6">
                <w:rPr>
                  <w:rFonts w:ascii="Arial" w:hAnsi="Arial" w:cs="Arial"/>
                </w:rPr>
                <w:t xml:space="preserve">   </w:t>
              </w:r>
            </w:ins>
            <w:ins w:id="112" w:author="Borja Aday Guadalupe Luis" w:date="2021-05-19T20:43:00Z">
              <w:r w:rsidRPr="000C3AE6">
                <w:rPr>
                  <w:rFonts w:ascii="Arial" w:hAnsi="Arial" w:cs="Arial"/>
                </w:rPr>
                <w:t>LInsV</w:t>
              </w:r>
            </w:ins>
            <w:ins w:id="113" w:author="Borja Aday Guadalupe Luis" w:date="2021-05-19T20:42:00Z">
              <w:r w:rsidRPr="000C3AE6">
                <w:rPr>
                  <w:rFonts w:ascii="Arial" w:hAnsi="Arial" w:cs="Arial"/>
                </w:rPr>
                <w:t>.a = RLInsV.a</w:t>
              </w:r>
            </w:ins>
          </w:p>
          <w:p w14:paraId="11D109A2" w14:textId="77777777" w:rsidR="00DA542E" w:rsidRPr="000C3AE6" w:rsidRDefault="00DA542E" w:rsidP="00DA542E">
            <w:pPr>
              <w:rPr>
                <w:ins w:id="114" w:author="Borja Aday Guadalupe Luis" w:date="2021-05-19T20:42:00Z"/>
                <w:rFonts w:ascii="Arial" w:hAnsi="Arial" w:cs="Arial"/>
              </w:rPr>
            </w:pPr>
            <w:ins w:id="115" w:author="Borja Aday Guadalupe Luis" w:date="2021-05-19T20:43:00Z">
              <w:r w:rsidRPr="000C3AE6">
                <w:rPr>
                  <w:rFonts w:ascii="Arial" w:hAnsi="Arial" w:cs="Arial"/>
                </w:rPr>
                <w:t>LInsV</w:t>
              </w:r>
            </w:ins>
            <w:ins w:id="116" w:author="Borja Aday Guadalupe Luis" w:date="2021-05-19T20:42:00Z">
              <w:r w:rsidRPr="000C3AE6">
                <w:rPr>
                  <w:rFonts w:ascii="Arial" w:hAnsi="Arial" w:cs="Arial"/>
                </w:rPr>
                <w:t xml:space="preserve"> -&gt; ε</w:t>
              </w:r>
            </w:ins>
          </w:p>
          <w:p w14:paraId="1378869E" w14:textId="7CD3A666" w:rsidR="00DA542E" w:rsidRPr="000C3AE6" w:rsidRDefault="00DA542E" w:rsidP="00FE5C53">
            <w:pPr>
              <w:rPr>
                <w:ins w:id="117" w:author="Borja Aday Guadalupe Luis" w:date="2021-05-19T20:42:00Z"/>
                <w:rFonts w:ascii="Arial" w:hAnsi="Arial" w:cs="Arial"/>
              </w:rPr>
            </w:pPr>
            <w:ins w:id="118" w:author="Borja Aday Guadalupe Luis" w:date="2021-05-19T20:42:00Z">
              <w:r w:rsidRPr="000C3AE6">
                <w:rPr>
                  <w:rFonts w:ascii="Arial" w:hAnsi="Arial" w:cs="Arial"/>
                </w:rPr>
                <w:t xml:space="preserve">   </w:t>
              </w:r>
            </w:ins>
            <w:ins w:id="119" w:author="Borja Aday Guadalupe Luis" w:date="2021-05-19T20:43:00Z">
              <w:r w:rsidRPr="000C3AE6">
                <w:rPr>
                  <w:rFonts w:ascii="Arial" w:hAnsi="Arial" w:cs="Arial"/>
                </w:rPr>
                <w:t>LInsV.a =</w:t>
              </w:r>
            </w:ins>
            <w:ins w:id="120" w:author="Borja Aday Guadalupe Luis" w:date="2021-05-19T20:42:00Z">
              <w:r w:rsidRPr="000C3AE6">
                <w:rPr>
                  <w:rFonts w:ascii="Arial" w:hAnsi="Arial" w:cs="Arial"/>
                </w:rPr>
                <w:t xml:space="preserve"> </w:t>
              </w:r>
              <w:r w:rsidRPr="000C3AE6">
                <w:rPr>
                  <w:rFonts w:ascii="Arial" w:hAnsi="Arial" w:cs="Arial"/>
                  <w:b/>
                  <w:bCs/>
                </w:rPr>
                <w:t>null</w:t>
              </w:r>
            </w:ins>
          </w:p>
          <w:p w14:paraId="29F6E87D" w14:textId="2269C025" w:rsidR="00FE5C53" w:rsidRPr="000C3AE6" w:rsidRDefault="00FE5C53" w:rsidP="00FE5C53">
            <w:pPr>
              <w:rPr>
                <w:ins w:id="121" w:author="Borja Aday Guadalupe Luis" w:date="2021-05-19T20:42:00Z"/>
                <w:rFonts w:ascii="Arial" w:hAnsi="Arial" w:cs="Arial"/>
              </w:rPr>
            </w:pPr>
            <w:ins w:id="122" w:author="Borja Aday Guadalupe Luis" w:date="2021-05-19T20:42:00Z">
              <w:r w:rsidRPr="000C3AE6">
                <w:rPr>
                  <w:rFonts w:ascii="Arial" w:hAnsi="Arial" w:cs="Arial"/>
                </w:rPr>
                <w:t xml:space="preserve">RLInsV -&gt; </w:t>
              </w:r>
            </w:ins>
            <w:ins w:id="123" w:author="Borja Aday Guadalupe Luis" w:date="2021-05-19T20:47:00Z">
              <w:r w:rsidR="00020F52" w:rsidRPr="000C3AE6">
                <w:rPr>
                  <w:b/>
                  <w:bCs/>
                  <w:rPrChange w:id="124" w:author="Borja Aday Guadalupe Luis" w:date="2021-05-19T20:47:00Z">
                    <w:rPr>
                      <w:highlight w:val="green"/>
                    </w:rPr>
                  </w:rPrChange>
                </w:rPr>
                <w:t>;</w:t>
              </w:r>
            </w:ins>
            <w:ins w:id="125" w:author="Borja Aday Guadalupe Luis" w:date="2021-05-19T20:42:00Z">
              <w:r w:rsidRPr="000C3AE6">
                <w:rPr>
                  <w:rFonts w:ascii="Arial" w:hAnsi="Arial" w:cs="Arial"/>
                  <w:b/>
                  <w:bCs/>
                </w:rPr>
                <w:t xml:space="preserve"> </w:t>
              </w:r>
              <w:r w:rsidRPr="000C3AE6">
                <w:rPr>
                  <w:rFonts w:ascii="Arial" w:hAnsi="Arial" w:cs="Arial"/>
                </w:rPr>
                <w:t>Param RLInsV</w:t>
              </w:r>
            </w:ins>
          </w:p>
          <w:p w14:paraId="0041DF5A" w14:textId="487B2DEF" w:rsidR="00FE5C53" w:rsidRPr="000C3AE6" w:rsidRDefault="00FE5C53" w:rsidP="00FE5C53">
            <w:pPr>
              <w:rPr>
                <w:ins w:id="126" w:author="Borja Aday Guadalupe Luis" w:date="2021-05-19T20:42:00Z"/>
                <w:rFonts w:ascii="Arial" w:hAnsi="Arial" w:cs="Arial"/>
              </w:rPr>
            </w:pPr>
            <w:ins w:id="127" w:author="Borja Aday Guadalupe Luis" w:date="2021-05-19T20:42:00Z">
              <w:r w:rsidRPr="000C3AE6">
                <w:rPr>
                  <w:rFonts w:ascii="Arial" w:hAnsi="Arial" w:cs="Arial"/>
                </w:rPr>
                <w:t xml:space="preserve">   </w:t>
              </w:r>
            </w:ins>
            <w:ins w:id="128" w:author="Borja Aday Guadalupe Luis" w:date="2021-05-19T20:43:00Z">
              <w:r w:rsidRPr="000C3AE6">
                <w:rPr>
                  <w:rFonts w:ascii="Arial" w:hAnsi="Arial" w:cs="Arial"/>
                </w:rPr>
                <w:t>RLInsV</w:t>
              </w:r>
            </w:ins>
            <w:ins w:id="129" w:author="Borja Aday Guadalupe Luis" w:date="2021-05-19T20:42:00Z">
              <w:r w:rsidRPr="000C3AE6">
                <w:rPr>
                  <w:rFonts w:ascii="Arial" w:hAnsi="Arial" w:cs="Arial"/>
                  <w:vertAlign w:val="subscript"/>
                </w:rPr>
                <w:t>1</w:t>
              </w:r>
              <w:r w:rsidRPr="000C3AE6">
                <w:rPr>
                  <w:rFonts w:ascii="Arial" w:hAnsi="Arial" w:cs="Arial"/>
                </w:rPr>
                <w:t xml:space="preserve">.ah = </w:t>
              </w:r>
            </w:ins>
            <w:ins w:id="130" w:author="Borja Aday Guadalupe Luis" w:date="2021-05-19T20:44:00Z">
              <w:r w:rsidR="00020F52" w:rsidRPr="000C3AE6">
                <w:rPr>
                  <w:rFonts w:ascii="Arial" w:hAnsi="Arial" w:cs="Arial"/>
                </w:rPr>
                <w:t>linsv</w:t>
              </w:r>
            </w:ins>
            <w:ins w:id="131" w:author="Borja Aday Guadalupe Luis" w:date="2021-05-19T20:42:00Z">
              <w:r w:rsidRPr="000C3AE6">
                <w:rPr>
                  <w:rFonts w:ascii="Arial" w:hAnsi="Arial" w:cs="Arial"/>
                </w:rPr>
                <w:t>_much</w:t>
              </w:r>
            </w:ins>
            <w:ins w:id="132" w:author="Borja Aday Guadalupe Luis" w:date="2021-05-19T20:44:00Z">
              <w:r w:rsidR="00020F52" w:rsidRPr="000C3AE6">
                <w:rPr>
                  <w:rFonts w:ascii="Arial" w:hAnsi="Arial" w:cs="Arial"/>
                </w:rPr>
                <w:t>a</w:t>
              </w:r>
            </w:ins>
            <w:ins w:id="133" w:author="Borja Aday Guadalupe Luis" w:date="2021-05-19T20:42:00Z">
              <w:r w:rsidRPr="000C3AE6">
                <w:rPr>
                  <w:rFonts w:ascii="Arial" w:hAnsi="Arial" w:cs="Arial"/>
                </w:rPr>
                <w:t>s(</w:t>
              </w:r>
            </w:ins>
            <w:ins w:id="134" w:author="Borja Aday Guadalupe Luis" w:date="2021-05-19T20:43:00Z">
              <w:r w:rsidRPr="000C3AE6">
                <w:rPr>
                  <w:rFonts w:ascii="Arial" w:hAnsi="Arial" w:cs="Arial"/>
                </w:rPr>
                <w:t>RLInsV</w:t>
              </w:r>
            </w:ins>
            <w:ins w:id="135" w:author="Borja Aday Guadalupe Luis" w:date="2021-05-19T20:42:00Z">
              <w:r w:rsidRPr="000C3AE6">
                <w:rPr>
                  <w:rFonts w:ascii="Arial" w:hAnsi="Arial" w:cs="Arial"/>
                  <w:vertAlign w:val="subscript"/>
                </w:rPr>
                <w:t>0</w:t>
              </w:r>
              <w:r w:rsidRPr="000C3AE6">
                <w:rPr>
                  <w:rFonts w:ascii="Arial" w:hAnsi="Arial" w:cs="Arial"/>
                </w:rPr>
                <w:t xml:space="preserve">.ah, </w:t>
              </w:r>
            </w:ins>
            <w:r w:rsidR="00BF3ED2" w:rsidRPr="000C3AE6">
              <w:rPr>
                <w:rFonts w:ascii="Arial" w:hAnsi="Arial" w:cs="Arial"/>
              </w:rPr>
              <w:t>Ins</w:t>
            </w:r>
            <w:ins w:id="136" w:author="Borja Aday Guadalupe Luis" w:date="2021-05-19T20:42:00Z">
              <w:r w:rsidRPr="000C3AE6">
                <w:rPr>
                  <w:rFonts w:ascii="Arial" w:hAnsi="Arial" w:cs="Arial"/>
                </w:rPr>
                <w:t>.a)</w:t>
              </w:r>
            </w:ins>
          </w:p>
          <w:p w14:paraId="7A222E4C" w14:textId="35EC0A30" w:rsidR="00FE5C53" w:rsidRPr="000C3AE6" w:rsidRDefault="00FE5C53" w:rsidP="00FE5C53">
            <w:pPr>
              <w:rPr>
                <w:ins w:id="137" w:author="Borja Aday Guadalupe Luis" w:date="2021-05-19T20:42:00Z"/>
                <w:rFonts w:ascii="Arial" w:hAnsi="Arial" w:cs="Arial"/>
              </w:rPr>
            </w:pPr>
            <w:ins w:id="138" w:author="Borja Aday Guadalupe Luis" w:date="2021-05-19T20:42:00Z">
              <w:r w:rsidRPr="000C3AE6">
                <w:rPr>
                  <w:rFonts w:ascii="Arial" w:hAnsi="Arial" w:cs="Arial"/>
                </w:rPr>
                <w:t xml:space="preserve">   </w:t>
              </w:r>
            </w:ins>
            <w:ins w:id="139" w:author="Borja Aday Guadalupe Luis" w:date="2021-05-19T20:43:00Z">
              <w:r w:rsidRPr="000C3AE6">
                <w:rPr>
                  <w:rFonts w:ascii="Arial" w:hAnsi="Arial" w:cs="Arial"/>
                </w:rPr>
                <w:t>RLInsV</w:t>
              </w:r>
            </w:ins>
            <w:ins w:id="140" w:author="Borja Aday Guadalupe Luis" w:date="2021-05-19T20:42:00Z">
              <w:r w:rsidRPr="000C3AE6">
                <w:rPr>
                  <w:rFonts w:ascii="Arial" w:hAnsi="Arial" w:cs="Arial"/>
                  <w:vertAlign w:val="subscript"/>
                </w:rPr>
                <w:t>0</w:t>
              </w:r>
              <w:r w:rsidRPr="000C3AE6">
                <w:rPr>
                  <w:rFonts w:ascii="Arial" w:hAnsi="Arial" w:cs="Arial"/>
                </w:rPr>
                <w:t xml:space="preserve">.a = </w:t>
              </w:r>
            </w:ins>
            <w:ins w:id="141" w:author="Borja Aday Guadalupe Luis" w:date="2021-05-19T20:43:00Z">
              <w:r w:rsidRPr="000C3AE6">
                <w:rPr>
                  <w:rFonts w:ascii="Arial" w:hAnsi="Arial" w:cs="Arial"/>
                </w:rPr>
                <w:t>RLInsV</w:t>
              </w:r>
            </w:ins>
            <w:ins w:id="142" w:author="Borja Aday Guadalupe Luis" w:date="2021-05-19T20:42:00Z">
              <w:r w:rsidRPr="000C3AE6">
                <w:rPr>
                  <w:rFonts w:ascii="Arial" w:hAnsi="Arial" w:cs="Arial"/>
                  <w:vertAlign w:val="subscript"/>
                </w:rPr>
                <w:t>1</w:t>
              </w:r>
              <w:r w:rsidRPr="000C3AE6">
                <w:rPr>
                  <w:rFonts w:ascii="Arial" w:hAnsi="Arial" w:cs="Arial"/>
                </w:rPr>
                <w:t>.a</w:t>
              </w:r>
            </w:ins>
          </w:p>
          <w:p w14:paraId="0C571911" w14:textId="790821DC" w:rsidR="00FE5C53" w:rsidRPr="000C3AE6" w:rsidRDefault="00FE5C53" w:rsidP="00FE5C53">
            <w:pPr>
              <w:rPr>
                <w:ins w:id="143" w:author="Borja Aday Guadalupe Luis" w:date="2021-05-19T20:42:00Z"/>
                <w:rFonts w:ascii="Arial" w:hAnsi="Arial" w:cs="Arial"/>
              </w:rPr>
            </w:pPr>
            <w:ins w:id="144" w:author="Borja Aday Guadalupe Luis" w:date="2021-05-19T20:43:00Z">
              <w:r w:rsidRPr="000C3AE6">
                <w:rPr>
                  <w:rFonts w:ascii="Arial" w:hAnsi="Arial" w:cs="Arial"/>
                </w:rPr>
                <w:t>RLInsV</w:t>
              </w:r>
            </w:ins>
            <w:ins w:id="145" w:author="Borja Aday Guadalupe Luis" w:date="2021-05-19T20:42:00Z">
              <w:r w:rsidRPr="000C3AE6">
                <w:rPr>
                  <w:rFonts w:ascii="Arial" w:hAnsi="Arial" w:cs="Arial"/>
                </w:rPr>
                <w:t xml:space="preserve"> -&gt; ε</w:t>
              </w:r>
            </w:ins>
          </w:p>
          <w:p w14:paraId="046961FE" w14:textId="18FCB9D0" w:rsidR="00FE5C53" w:rsidRPr="000C3AE6" w:rsidRDefault="00FE5C53" w:rsidP="00FE5C53">
            <w:pPr>
              <w:rPr>
                <w:ins w:id="146" w:author="Borja Aday Guadalupe Luis" w:date="2021-05-19T20:42:00Z"/>
                <w:rFonts w:ascii="Arial" w:hAnsi="Arial" w:cs="Arial"/>
              </w:rPr>
            </w:pPr>
            <w:ins w:id="147" w:author="Borja Aday Guadalupe Luis" w:date="2021-05-19T20:42:00Z">
              <w:r w:rsidRPr="000C3AE6">
                <w:rPr>
                  <w:rFonts w:ascii="Arial" w:hAnsi="Arial" w:cs="Arial"/>
                </w:rPr>
                <w:t xml:space="preserve">   </w:t>
              </w:r>
            </w:ins>
            <w:ins w:id="148" w:author="Borja Aday Guadalupe Luis" w:date="2021-05-19T20:43:00Z">
              <w:r w:rsidRPr="000C3AE6">
                <w:rPr>
                  <w:rFonts w:ascii="Arial" w:hAnsi="Arial" w:cs="Arial"/>
                </w:rPr>
                <w:t>RLInsV</w:t>
              </w:r>
            </w:ins>
            <w:ins w:id="149" w:author="Borja Aday Guadalupe Luis" w:date="2021-05-19T20:42:00Z">
              <w:r w:rsidRPr="000C3AE6">
                <w:rPr>
                  <w:rFonts w:ascii="Arial" w:hAnsi="Arial" w:cs="Arial"/>
                </w:rPr>
                <w:t xml:space="preserve">.a = </w:t>
              </w:r>
            </w:ins>
            <w:ins w:id="150" w:author="Borja Aday Guadalupe Luis" w:date="2021-05-19T20:43:00Z">
              <w:r w:rsidRPr="000C3AE6">
                <w:rPr>
                  <w:rFonts w:ascii="Arial" w:hAnsi="Arial" w:cs="Arial"/>
                </w:rPr>
                <w:t>RLInsV</w:t>
              </w:r>
            </w:ins>
            <w:ins w:id="151" w:author="Borja Aday Guadalupe Luis" w:date="2021-05-19T20:42:00Z">
              <w:r w:rsidRPr="000C3AE6">
                <w:rPr>
                  <w:rFonts w:ascii="Arial" w:hAnsi="Arial" w:cs="Arial"/>
                </w:rPr>
                <w:t>.ah</w:t>
              </w:r>
            </w:ins>
          </w:p>
          <w:p w14:paraId="43C00DF5" w14:textId="77777777" w:rsidR="00FE5C53" w:rsidRPr="000C3AE6" w:rsidDel="00020F52" w:rsidRDefault="00FE5C53" w:rsidP="00E31F79">
            <w:pPr>
              <w:rPr>
                <w:del w:id="152" w:author="Borja Aday Guadalupe Luis" w:date="2021-05-19T20:44:00Z"/>
                <w:rFonts w:ascii="Arial" w:hAnsi="Arial" w:cs="Arial"/>
              </w:rPr>
            </w:pPr>
          </w:p>
          <w:p w14:paraId="5640976D" w14:textId="77777777" w:rsidR="007726C8" w:rsidRPr="000C3AE6" w:rsidRDefault="007726C8" w:rsidP="00E31F79">
            <w:pPr>
              <w:rPr>
                <w:rFonts w:ascii="Arial" w:hAnsi="Arial" w:cs="Arial"/>
              </w:rPr>
            </w:pPr>
          </w:p>
          <w:p w14:paraId="5DA8BCF3" w14:textId="77777777" w:rsidR="00E31F79" w:rsidRPr="000C3AE6" w:rsidRDefault="00E31F79" w:rsidP="00E31F79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Ins -&gt; </w:t>
            </w:r>
            <w:r w:rsidRPr="000C3AE6">
              <w:rPr>
                <w:rFonts w:ascii="Arial" w:hAnsi="Arial" w:cs="Arial"/>
                <w:b/>
                <w:bCs/>
              </w:rPr>
              <w:t xml:space="preserve">read </w:t>
            </w:r>
            <w:r w:rsidRPr="000C3AE6">
              <w:rPr>
                <w:rFonts w:ascii="Arial" w:hAnsi="Arial" w:cs="Arial"/>
              </w:rPr>
              <w:t>E0</w:t>
            </w:r>
          </w:p>
          <w:p w14:paraId="2D659450" w14:textId="77777777" w:rsidR="00E31F79" w:rsidRPr="000C3AE6" w:rsidRDefault="00E31F79" w:rsidP="00E31F79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   Ins.a = ins_read(E0.a)</w:t>
            </w:r>
          </w:p>
          <w:p w14:paraId="2CF79954" w14:textId="77777777" w:rsidR="00E31F79" w:rsidRPr="000C3AE6" w:rsidRDefault="00E31F79" w:rsidP="00E31F79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Ins -&gt; </w:t>
            </w:r>
            <w:r w:rsidRPr="000C3AE6">
              <w:rPr>
                <w:rFonts w:ascii="Arial" w:hAnsi="Arial" w:cs="Arial"/>
                <w:b/>
                <w:bCs/>
              </w:rPr>
              <w:t xml:space="preserve">write </w:t>
            </w:r>
            <w:r w:rsidRPr="000C3AE6">
              <w:rPr>
                <w:rFonts w:ascii="Arial" w:hAnsi="Arial" w:cs="Arial"/>
              </w:rPr>
              <w:t>E0</w:t>
            </w:r>
          </w:p>
          <w:p w14:paraId="31C2044F" w14:textId="77777777" w:rsidR="00E31F79" w:rsidRPr="000C3AE6" w:rsidRDefault="00E31F79" w:rsidP="00E31F79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   Ins.a = ins_write(E0.a)</w:t>
            </w:r>
          </w:p>
          <w:p w14:paraId="7B2C078A" w14:textId="77777777" w:rsidR="00E31F79" w:rsidRPr="000C3AE6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Ins -&gt; </w:t>
            </w:r>
            <w:r w:rsidRPr="000C3AE6">
              <w:rPr>
                <w:rFonts w:ascii="Arial" w:hAnsi="Arial" w:cs="Arial"/>
                <w:b/>
                <w:bCs/>
              </w:rPr>
              <w:t>nl</w:t>
            </w:r>
          </w:p>
          <w:p w14:paraId="632A25DA" w14:textId="77777777" w:rsidR="00E31F79" w:rsidRPr="000C3AE6" w:rsidDel="007726C8" w:rsidRDefault="00E31F79" w:rsidP="00E31F79">
            <w:pPr>
              <w:rPr>
                <w:del w:id="153" w:author="Borja Aday Guadalupe Luis" w:date="2021-05-19T20:08:00Z"/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   Ins.a = ins_nl()</w:t>
            </w:r>
          </w:p>
          <w:p w14:paraId="62FB0B9D" w14:textId="77777777" w:rsidR="00E31F79" w:rsidRPr="000C3AE6" w:rsidDel="007726C8" w:rsidRDefault="00E31F79" w:rsidP="00E31F79">
            <w:pPr>
              <w:rPr>
                <w:del w:id="154" w:author="Borja Aday Guadalupe Luis" w:date="2021-05-19T20:08:00Z"/>
                <w:rFonts w:ascii="Arial" w:hAnsi="Arial" w:cs="Arial"/>
              </w:rPr>
            </w:pPr>
          </w:p>
          <w:p w14:paraId="53F963B2" w14:textId="77777777" w:rsidR="00E31F79" w:rsidRPr="000C3AE6" w:rsidRDefault="00E31F79" w:rsidP="00E31F79">
            <w:pPr>
              <w:rPr>
                <w:rFonts w:ascii="Arial" w:hAnsi="Arial" w:cs="Arial"/>
              </w:rPr>
            </w:pPr>
          </w:p>
          <w:p w14:paraId="21727F74" w14:textId="77777777" w:rsidR="00E31F79" w:rsidRPr="000C3AE6" w:rsidRDefault="00E31F79" w:rsidP="00E31F79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Ins -&gt; </w:t>
            </w:r>
            <w:r w:rsidRPr="000C3AE6">
              <w:rPr>
                <w:rFonts w:ascii="Arial" w:hAnsi="Arial" w:cs="Arial"/>
                <w:b/>
                <w:bCs/>
              </w:rPr>
              <w:t xml:space="preserve">new </w:t>
            </w:r>
            <w:r w:rsidRPr="000C3AE6">
              <w:rPr>
                <w:rFonts w:ascii="Arial" w:hAnsi="Arial" w:cs="Arial"/>
              </w:rPr>
              <w:t>E0</w:t>
            </w:r>
          </w:p>
          <w:p w14:paraId="40904C2C" w14:textId="77777777" w:rsidR="00E31F79" w:rsidRPr="000C3AE6" w:rsidRDefault="00E31F79" w:rsidP="00E31F79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   Ins.a = ins_new(E0.a)</w:t>
            </w:r>
          </w:p>
          <w:p w14:paraId="7AC71550" w14:textId="77777777" w:rsidR="00E31F79" w:rsidRPr="000C3AE6" w:rsidRDefault="00E31F79" w:rsidP="00E31F79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Ins -&gt; </w:t>
            </w:r>
            <w:r w:rsidRPr="000C3AE6">
              <w:rPr>
                <w:rFonts w:ascii="Arial" w:hAnsi="Arial" w:cs="Arial"/>
                <w:b/>
                <w:bCs/>
              </w:rPr>
              <w:t xml:space="preserve">delete </w:t>
            </w:r>
            <w:r w:rsidRPr="000C3AE6">
              <w:rPr>
                <w:rFonts w:ascii="Arial" w:hAnsi="Arial" w:cs="Arial"/>
              </w:rPr>
              <w:t>E0</w:t>
            </w:r>
          </w:p>
          <w:p w14:paraId="42899C64" w14:textId="77777777" w:rsidR="00E31F79" w:rsidRPr="000C3AE6" w:rsidRDefault="00E31F79" w:rsidP="00E31F79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   Ins.a = ins_delete(E0.a)</w:t>
            </w:r>
          </w:p>
          <w:p w14:paraId="34418BC2" w14:textId="77777777" w:rsidR="00E31F79" w:rsidRPr="000C3AE6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Ins -&gt; </w:t>
            </w:r>
            <w:r w:rsidRPr="000C3AE6">
              <w:rPr>
                <w:rFonts w:ascii="Arial" w:hAnsi="Arial" w:cs="Arial"/>
                <w:b/>
                <w:bCs/>
              </w:rPr>
              <w:t xml:space="preserve">call identificador ( </w:t>
            </w:r>
            <w:r w:rsidRPr="000C3AE6">
              <w:rPr>
                <w:rFonts w:ascii="Arial" w:hAnsi="Arial" w:cs="Arial"/>
              </w:rPr>
              <w:t xml:space="preserve">LParamsReales </w:t>
            </w:r>
            <w:r w:rsidRPr="000C3AE6">
              <w:rPr>
                <w:rFonts w:ascii="Arial" w:hAnsi="Arial" w:cs="Arial"/>
                <w:b/>
                <w:bCs/>
              </w:rPr>
              <w:t>)</w:t>
            </w:r>
          </w:p>
          <w:p w14:paraId="519B6CBD" w14:textId="77777777" w:rsidR="00E31F79" w:rsidRPr="000C3AE6" w:rsidDel="00EA274A" w:rsidRDefault="00E31F79" w:rsidP="00E31F79">
            <w:pPr>
              <w:rPr>
                <w:del w:id="155" w:author="Borja Aday Guadalupe Luis" w:date="2021-05-19T20:54:00Z"/>
                <w:rFonts w:ascii="Arial" w:hAnsi="Arial" w:cs="Arial"/>
              </w:rPr>
            </w:pPr>
            <w:r w:rsidRPr="000C3AE6">
              <w:rPr>
                <w:rFonts w:ascii="Arial" w:hAnsi="Arial" w:cs="Arial"/>
                <w:b/>
                <w:bCs/>
              </w:rPr>
              <w:t xml:space="preserve">   </w:t>
            </w:r>
            <w:r w:rsidRPr="000C3AE6">
              <w:rPr>
                <w:rFonts w:ascii="Arial" w:hAnsi="Arial" w:cs="Arial"/>
              </w:rPr>
              <w:t>Ins.a = ins_call(</w:t>
            </w:r>
            <w:r w:rsidRPr="000C3AE6">
              <w:rPr>
                <w:rFonts w:ascii="Arial" w:hAnsi="Arial" w:cs="Arial"/>
                <w:b/>
                <w:bCs/>
              </w:rPr>
              <w:t>identificador</w:t>
            </w:r>
            <w:r w:rsidRPr="000C3AE6">
              <w:rPr>
                <w:rFonts w:ascii="Arial" w:hAnsi="Arial" w:cs="Arial"/>
              </w:rPr>
              <w:t>.lexema, LParamsReales.a)</w:t>
            </w:r>
          </w:p>
          <w:p w14:paraId="52A771A4" w14:textId="2F56160B" w:rsidR="00E31F79" w:rsidRPr="000C3AE6" w:rsidDel="00EA274A" w:rsidRDefault="00E31F79">
            <w:pPr>
              <w:rPr>
                <w:del w:id="156" w:author="Borja Aday Guadalupe Luis" w:date="2021-05-19T20:54:00Z"/>
                <w:rFonts w:ascii="Arial" w:hAnsi="Arial" w:cs="Arial"/>
              </w:rPr>
            </w:pPr>
            <w:del w:id="157" w:author="Borja Aday Guadalupe Luis" w:date="2021-05-19T20:54:00Z">
              <w:r w:rsidRPr="000C3AE6" w:rsidDel="00EA274A">
                <w:rPr>
                  <w:rFonts w:ascii="Arial" w:hAnsi="Arial" w:cs="Arial"/>
                </w:rPr>
                <w:delText xml:space="preserve"> </w:delText>
              </w:r>
            </w:del>
          </w:p>
          <w:p w14:paraId="7CBF7864" w14:textId="1132A0BA" w:rsidR="00E31F79" w:rsidRPr="000C3AE6" w:rsidDel="00EA274A" w:rsidRDefault="00E31F79">
            <w:pPr>
              <w:rPr>
                <w:del w:id="158" w:author="Borja Aday Guadalupe Luis" w:date="2021-05-19T20:54:00Z"/>
                <w:rFonts w:ascii="Arial" w:hAnsi="Arial" w:cs="Arial"/>
              </w:rPr>
            </w:pPr>
            <w:del w:id="159" w:author="Borja Aday Guadalupe Luis" w:date="2021-05-19T20:54:00Z">
              <w:r w:rsidRPr="000C3AE6" w:rsidDel="00EA274A">
                <w:rPr>
                  <w:rFonts w:ascii="Arial" w:hAnsi="Arial" w:cs="Arial"/>
                </w:rPr>
                <w:delText xml:space="preserve">LParamsReales -&gt; LParamsReales </w:delText>
              </w:r>
              <w:r w:rsidRPr="000C3AE6" w:rsidDel="00EA274A">
                <w:rPr>
                  <w:rFonts w:ascii="Arial" w:hAnsi="Arial" w:cs="Arial"/>
                  <w:b/>
                  <w:bCs/>
                </w:rPr>
                <w:delText>,</w:delText>
              </w:r>
              <w:r w:rsidRPr="000C3AE6" w:rsidDel="00EA274A">
                <w:rPr>
                  <w:rFonts w:ascii="Arial" w:hAnsi="Arial" w:cs="Arial"/>
                </w:rPr>
                <w:delText xml:space="preserve"> E0</w:delText>
              </w:r>
            </w:del>
          </w:p>
          <w:p w14:paraId="587A9009" w14:textId="7527A327" w:rsidR="00E31F79" w:rsidRPr="000C3AE6" w:rsidDel="00EA274A" w:rsidRDefault="00E31F79">
            <w:pPr>
              <w:rPr>
                <w:del w:id="160" w:author="Borja Aday Guadalupe Luis" w:date="2021-05-19T20:54:00Z"/>
                <w:rFonts w:ascii="Arial" w:hAnsi="Arial" w:cs="Arial"/>
              </w:rPr>
            </w:pPr>
            <w:del w:id="161" w:author="Borja Aday Guadalupe Luis" w:date="2021-05-19T20:54:00Z">
              <w:r w:rsidRPr="000C3AE6" w:rsidDel="00EA274A">
                <w:rPr>
                  <w:rFonts w:ascii="Arial" w:hAnsi="Arial" w:cs="Arial"/>
                </w:rPr>
                <w:delText xml:space="preserve">   LParamsReales</w:delText>
              </w:r>
              <w:r w:rsidRPr="000C3AE6" w:rsidDel="00EA274A">
                <w:rPr>
                  <w:rFonts w:ascii="Arial" w:hAnsi="Arial" w:cs="Arial"/>
                  <w:vertAlign w:val="subscript"/>
                </w:rPr>
                <w:delText>0</w:delText>
              </w:r>
              <w:r w:rsidRPr="000C3AE6" w:rsidDel="00EA274A">
                <w:rPr>
                  <w:rFonts w:ascii="Arial" w:hAnsi="Arial" w:cs="Arial"/>
                </w:rPr>
                <w:delText>.a = preales_muc(LParamsReales</w:delText>
              </w:r>
              <w:r w:rsidRPr="000C3AE6" w:rsidDel="00EA274A">
                <w:rPr>
                  <w:rFonts w:ascii="Arial" w:hAnsi="Arial" w:cs="Arial"/>
                  <w:vertAlign w:val="subscript"/>
                </w:rPr>
                <w:delText>1</w:delText>
              </w:r>
              <w:r w:rsidRPr="000C3AE6" w:rsidDel="00EA274A">
                <w:rPr>
                  <w:rFonts w:ascii="Arial" w:hAnsi="Arial" w:cs="Arial"/>
                </w:rPr>
                <w:delText>.a, E0.a)</w:delText>
              </w:r>
            </w:del>
          </w:p>
          <w:p w14:paraId="70F47EE9" w14:textId="16BC20D1" w:rsidR="00E31F79" w:rsidRPr="000C3AE6" w:rsidDel="00EA274A" w:rsidRDefault="00E31F79">
            <w:pPr>
              <w:rPr>
                <w:del w:id="162" w:author="Borja Aday Guadalupe Luis" w:date="2021-05-19T20:54:00Z"/>
                <w:rFonts w:ascii="Arial" w:hAnsi="Arial" w:cs="Arial"/>
              </w:rPr>
            </w:pPr>
            <w:del w:id="163" w:author="Borja Aday Guadalupe Luis" w:date="2021-05-19T20:54:00Z">
              <w:r w:rsidRPr="000C3AE6" w:rsidDel="00EA274A">
                <w:rPr>
                  <w:rFonts w:ascii="Arial" w:hAnsi="Arial" w:cs="Arial"/>
                </w:rPr>
                <w:delText>LParamsReales -&gt; E0</w:delText>
              </w:r>
            </w:del>
          </w:p>
          <w:p w14:paraId="6EB5A215" w14:textId="225DB8E0" w:rsidR="00E31F79" w:rsidRPr="000C3AE6" w:rsidDel="00EA274A" w:rsidRDefault="00E31F79">
            <w:pPr>
              <w:rPr>
                <w:del w:id="164" w:author="Borja Aday Guadalupe Luis" w:date="2021-05-19T20:54:00Z"/>
                <w:rFonts w:ascii="Arial" w:hAnsi="Arial" w:cs="Arial"/>
              </w:rPr>
            </w:pPr>
            <w:del w:id="165" w:author="Borja Aday Guadalupe Luis" w:date="2021-05-19T20:54:00Z">
              <w:r w:rsidRPr="000C3AE6" w:rsidDel="00EA274A">
                <w:rPr>
                  <w:rFonts w:ascii="Arial" w:hAnsi="Arial" w:cs="Arial"/>
                </w:rPr>
                <w:delText xml:space="preserve">   LParamsReales.a = preales_1 (E0.a)</w:delText>
              </w:r>
            </w:del>
          </w:p>
          <w:p w14:paraId="49180021" w14:textId="4DBE0627" w:rsidR="00E31F79" w:rsidRPr="000C3AE6" w:rsidDel="00EA274A" w:rsidRDefault="00E31F79">
            <w:pPr>
              <w:rPr>
                <w:del w:id="166" w:author="Borja Aday Guadalupe Luis" w:date="2021-05-19T20:54:00Z"/>
                <w:rFonts w:ascii="Arial" w:hAnsi="Arial" w:cs="Arial"/>
              </w:rPr>
            </w:pPr>
            <w:del w:id="167" w:author="Borja Aday Guadalupe Luis" w:date="2021-05-19T20:54:00Z">
              <w:r w:rsidRPr="000C3AE6" w:rsidDel="00EA274A">
                <w:rPr>
                  <w:rFonts w:ascii="Arial" w:hAnsi="Arial" w:cs="Arial"/>
                </w:rPr>
                <w:delText>LParamsReales -&gt; ε</w:delText>
              </w:r>
            </w:del>
          </w:p>
          <w:p w14:paraId="38C9DF9C" w14:textId="045ABB96" w:rsidR="00E31F79" w:rsidRPr="000C3AE6" w:rsidRDefault="00E31F79">
            <w:pPr>
              <w:rPr>
                <w:ins w:id="168" w:author="Borja Aday Guadalupe Luis" w:date="2021-05-19T20:50:00Z"/>
                <w:rFonts w:ascii="Arial" w:hAnsi="Arial" w:cs="Arial"/>
                <w:b/>
                <w:bCs/>
              </w:rPr>
            </w:pPr>
            <w:del w:id="169" w:author="Borja Aday Guadalupe Luis" w:date="2021-05-19T20:54:00Z">
              <w:r w:rsidRPr="000C3AE6" w:rsidDel="00EA274A">
                <w:rPr>
                  <w:rFonts w:ascii="Arial" w:hAnsi="Arial" w:cs="Arial"/>
                </w:rPr>
                <w:delText xml:space="preserve">   LParamsReales.a = </w:delText>
              </w:r>
              <w:r w:rsidRPr="000C3AE6" w:rsidDel="00EA274A">
                <w:rPr>
                  <w:rFonts w:ascii="Arial" w:hAnsi="Arial" w:cs="Arial"/>
                  <w:b/>
                  <w:bCs/>
                </w:rPr>
                <w:delText>null</w:delText>
              </w:r>
            </w:del>
          </w:p>
          <w:p w14:paraId="64677747" w14:textId="77777777" w:rsidR="00964FB4" w:rsidRPr="000C3AE6" w:rsidRDefault="00964FB4" w:rsidP="00020F52">
            <w:pPr>
              <w:rPr>
                <w:rFonts w:ascii="Arial" w:hAnsi="Arial" w:cs="Arial"/>
              </w:rPr>
            </w:pPr>
          </w:p>
          <w:p w14:paraId="1A8A3C6B" w14:textId="6E26DFE0" w:rsidR="00020F52" w:rsidRPr="000C3AE6" w:rsidRDefault="00020F52" w:rsidP="00020F52">
            <w:pPr>
              <w:rPr>
                <w:ins w:id="170" w:author="Borja Aday Guadalupe Luis" w:date="2021-05-19T20:50:00Z"/>
                <w:rFonts w:ascii="Arial" w:hAnsi="Arial" w:cs="Arial"/>
              </w:rPr>
            </w:pPr>
            <w:ins w:id="171" w:author="Borja Aday Guadalupe Luis" w:date="2021-05-19T20:51:00Z">
              <w:r w:rsidRPr="000C3AE6">
                <w:rPr>
                  <w:rFonts w:ascii="Arial" w:hAnsi="Arial" w:cs="Arial"/>
                </w:rPr>
                <w:t>LParamsReales</w:t>
              </w:r>
            </w:ins>
            <w:ins w:id="172" w:author="Borja Aday Guadalupe Luis" w:date="2021-05-19T20:50:00Z">
              <w:r w:rsidRPr="000C3AE6">
                <w:rPr>
                  <w:rFonts w:ascii="Arial" w:hAnsi="Arial" w:cs="Arial"/>
                </w:rPr>
                <w:t xml:space="preserve"> -&gt; E0 R</w:t>
              </w:r>
            </w:ins>
            <w:ins w:id="173" w:author="Borja Aday Guadalupe Luis" w:date="2021-05-19T20:51:00Z">
              <w:r w:rsidRPr="000C3AE6">
                <w:rPr>
                  <w:rFonts w:ascii="Arial" w:hAnsi="Arial" w:cs="Arial"/>
                </w:rPr>
                <w:t>LParamsReales</w:t>
              </w:r>
            </w:ins>
          </w:p>
          <w:p w14:paraId="443C947C" w14:textId="33DD0B58" w:rsidR="00020F52" w:rsidRPr="000C3AE6" w:rsidRDefault="00020F52" w:rsidP="00020F52">
            <w:pPr>
              <w:rPr>
                <w:ins w:id="174" w:author="Borja Aday Guadalupe Luis" w:date="2021-05-19T20:50:00Z"/>
                <w:rFonts w:ascii="Arial" w:hAnsi="Arial" w:cs="Arial"/>
              </w:rPr>
            </w:pPr>
            <w:ins w:id="175" w:author="Borja Aday Guadalupe Luis" w:date="2021-05-19T20:50:00Z">
              <w:r w:rsidRPr="000C3AE6">
                <w:rPr>
                  <w:rFonts w:ascii="Arial" w:hAnsi="Arial" w:cs="Arial"/>
                </w:rPr>
                <w:t xml:space="preserve">   R</w:t>
              </w:r>
            </w:ins>
            <w:ins w:id="176" w:author="Borja Aday Guadalupe Luis" w:date="2021-05-19T20:51:00Z">
              <w:r w:rsidRPr="000C3AE6">
                <w:rPr>
                  <w:rFonts w:ascii="Arial" w:hAnsi="Arial" w:cs="Arial"/>
                </w:rPr>
                <w:t>LParamsReales</w:t>
              </w:r>
            </w:ins>
            <w:ins w:id="177" w:author="Borja Aday Guadalupe Luis" w:date="2021-05-19T20:50:00Z">
              <w:r w:rsidRPr="000C3AE6">
                <w:rPr>
                  <w:rFonts w:ascii="Arial" w:hAnsi="Arial" w:cs="Arial"/>
                </w:rPr>
                <w:t xml:space="preserve">.ah = </w:t>
              </w:r>
            </w:ins>
            <w:ins w:id="178" w:author="Borja Aday Guadalupe Luis" w:date="2021-05-19T20:53:00Z">
              <w:r w:rsidR="00EA274A" w:rsidRPr="000C3AE6">
                <w:rPr>
                  <w:rFonts w:ascii="Arial" w:hAnsi="Arial" w:cs="Arial"/>
                </w:rPr>
                <w:t>preales</w:t>
              </w:r>
            </w:ins>
            <w:ins w:id="179" w:author="Borja Aday Guadalupe Luis" w:date="2021-05-19T20:50:00Z">
              <w:r w:rsidRPr="000C3AE6">
                <w:rPr>
                  <w:rFonts w:ascii="Arial" w:hAnsi="Arial" w:cs="Arial"/>
                </w:rPr>
                <w:t>_1(E0.a)</w:t>
              </w:r>
            </w:ins>
          </w:p>
          <w:p w14:paraId="63193B0D" w14:textId="189AD079" w:rsidR="00020F52" w:rsidRPr="000C3AE6" w:rsidRDefault="00020F52" w:rsidP="00020F52">
            <w:pPr>
              <w:rPr>
                <w:rFonts w:ascii="Arial" w:hAnsi="Arial" w:cs="Arial"/>
              </w:rPr>
            </w:pPr>
            <w:ins w:id="180" w:author="Borja Aday Guadalupe Luis" w:date="2021-05-19T20:50:00Z">
              <w:r w:rsidRPr="000C3AE6">
                <w:rPr>
                  <w:rFonts w:ascii="Arial" w:hAnsi="Arial" w:cs="Arial"/>
                </w:rPr>
                <w:t xml:space="preserve">   </w:t>
              </w:r>
            </w:ins>
            <w:ins w:id="181" w:author="Borja Aday Guadalupe Luis" w:date="2021-05-19T20:51:00Z">
              <w:r w:rsidRPr="000C3AE6">
                <w:rPr>
                  <w:rFonts w:ascii="Arial" w:hAnsi="Arial" w:cs="Arial"/>
                </w:rPr>
                <w:t>LParamsReales</w:t>
              </w:r>
            </w:ins>
            <w:ins w:id="182" w:author="Borja Aday Guadalupe Luis" w:date="2021-05-19T20:50:00Z">
              <w:r w:rsidRPr="000C3AE6">
                <w:rPr>
                  <w:rFonts w:ascii="Arial" w:hAnsi="Arial" w:cs="Arial"/>
                </w:rPr>
                <w:t>.a = R</w:t>
              </w:r>
            </w:ins>
            <w:ins w:id="183" w:author="Borja Aday Guadalupe Luis" w:date="2021-05-19T20:51:00Z">
              <w:r w:rsidRPr="000C3AE6">
                <w:rPr>
                  <w:rFonts w:ascii="Arial" w:hAnsi="Arial" w:cs="Arial"/>
                </w:rPr>
                <w:t>LParamsReales</w:t>
              </w:r>
            </w:ins>
            <w:ins w:id="184" w:author="Borja Aday Guadalupe Luis" w:date="2021-05-19T20:50:00Z">
              <w:r w:rsidRPr="000C3AE6">
                <w:rPr>
                  <w:rFonts w:ascii="Arial" w:hAnsi="Arial" w:cs="Arial"/>
                </w:rPr>
                <w:t>.a</w:t>
              </w:r>
            </w:ins>
          </w:p>
          <w:p w14:paraId="566540FC" w14:textId="77777777" w:rsidR="00DA542E" w:rsidRPr="000C3AE6" w:rsidRDefault="00DA542E" w:rsidP="00DA542E">
            <w:pPr>
              <w:rPr>
                <w:ins w:id="185" w:author="Borja Aday Guadalupe Luis" w:date="2021-05-19T20:50:00Z"/>
                <w:rFonts w:ascii="Arial" w:hAnsi="Arial" w:cs="Arial"/>
              </w:rPr>
            </w:pPr>
            <w:ins w:id="186" w:author="Borja Aday Guadalupe Luis" w:date="2021-05-19T20:52:00Z">
              <w:r w:rsidRPr="000C3AE6">
                <w:rPr>
                  <w:rFonts w:ascii="Arial" w:hAnsi="Arial" w:cs="Arial"/>
                </w:rPr>
                <w:t>LParamsReales</w:t>
              </w:r>
            </w:ins>
            <w:ins w:id="187" w:author="Borja Aday Guadalupe Luis" w:date="2021-05-19T20:50:00Z">
              <w:r w:rsidRPr="000C3AE6">
                <w:rPr>
                  <w:rFonts w:ascii="Arial" w:hAnsi="Arial" w:cs="Arial"/>
                </w:rPr>
                <w:t xml:space="preserve"> -&gt; ε</w:t>
              </w:r>
            </w:ins>
          </w:p>
          <w:p w14:paraId="063C67C2" w14:textId="5954A50D" w:rsidR="00DA542E" w:rsidRPr="000C3AE6" w:rsidRDefault="00DA542E" w:rsidP="00020F52">
            <w:pPr>
              <w:rPr>
                <w:ins w:id="188" w:author="Borja Aday Guadalupe Luis" w:date="2021-05-19T20:50:00Z"/>
                <w:rFonts w:ascii="Arial" w:hAnsi="Arial" w:cs="Arial"/>
              </w:rPr>
            </w:pPr>
            <w:ins w:id="189" w:author="Borja Aday Guadalupe Luis" w:date="2021-05-19T20:50:00Z">
              <w:r w:rsidRPr="000C3AE6">
                <w:rPr>
                  <w:rFonts w:ascii="Arial" w:hAnsi="Arial" w:cs="Arial"/>
                </w:rPr>
                <w:t xml:space="preserve">   </w:t>
              </w:r>
            </w:ins>
            <w:ins w:id="190" w:author="Borja Aday Guadalupe Luis" w:date="2021-05-19T20:52:00Z">
              <w:r w:rsidRPr="000C3AE6">
                <w:rPr>
                  <w:rFonts w:ascii="Arial" w:hAnsi="Arial" w:cs="Arial"/>
                </w:rPr>
                <w:t>LParamsReales.a =</w:t>
              </w:r>
            </w:ins>
            <w:ins w:id="191" w:author="Borja Aday Guadalupe Luis" w:date="2021-05-19T20:50:00Z">
              <w:r w:rsidRPr="000C3AE6">
                <w:rPr>
                  <w:rFonts w:ascii="Arial" w:hAnsi="Arial" w:cs="Arial"/>
                </w:rPr>
                <w:t xml:space="preserve"> </w:t>
              </w:r>
              <w:r w:rsidRPr="000C3AE6">
                <w:rPr>
                  <w:rFonts w:ascii="Arial" w:hAnsi="Arial" w:cs="Arial"/>
                  <w:b/>
                  <w:bCs/>
                </w:rPr>
                <w:t>null</w:t>
              </w:r>
            </w:ins>
          </w:p>
          <w:p w14:paraId="59FB520A" w14:textId="04CC6181" w:rsidR="00020F52" w:rsidRPr="000C3AE6" w:rsidRDefault="00020F52" w:rsidP="00020F52">
            <w:pPr>
              <w:rPr>
                <w:ins w:id="192" w:author="Borja Aday Guadalupe Luis" w:date="2021-05-19T20:50:00Z"/>
                <w:rFonts w:ascii="Arial" w:hAnsi="Arial" w:cs="Arial"/>
              </w:rPr>
            </w:pPr>
            <w:ins w:id="193" w:author="Borja Aday Guadalupe Luis" w:date="2021-05-19T20:50:00Z">
              <w:r w:rsidRPr="000C3AE6">
                <w:rPr>
                  <w:rFonts w:ascii="Arial" w:hAnsi="Arial" w:cs="Arial"/>
                </w:rPr>
                <w:t>R</w:t>
              </w:r>
            </w:ins>
            <w:ins w:id="194" w:author="Borja Aday Guadalupe Luis" w:date="2021-05-19T20:51:00Z">
              <w:r w:rsidRPr="000C3AE6">
                <w:rPr>
                  <w:rFonts w:ascii="Arial" w:hAnsi="Arial" w:cs="Arial"/>
                </w:rPr>
                <w:t>LParamsReales</w:t>
              </w:r>
            </w:ins>
            <w:ins w:id="195" w:author="Borja Aday Guadalupe Luis" w:date="2021-05-19T20:50:00Z">
              <w:r w:rsidRPr="000C3AE6">
                <w:rPr>
                  <w:rFonts w:ascii="Arial" w:hAnsi="Arial" w:cs="Arial"/>
                </w:rPr>
                <w:t xml:space="preserve"> -&gt; </w:t>
              </w:r>
              <w:r w:rsidRPr="000C3AE6">
                <w:rPr>
                  <w:rFonts w:ascii="Arial" w:hAnsi="Arial" w:cs="Arial"/>
                  <w:b/>
                  <w:bCs/>
                </w:rPr>
                <w:t xml:space="preserve">, </w:t>
              </w:r>
              <w:r w:rsidRPr="000C3AE6">
                <w:rPr>
                  <w:rFonts w:ascii="Arial" w:hAnsi="Arial" w:cs="Arial"/>
                </w:rPr>
                <w:t>E0 R</w:t>
              </w:r>
            </w:ins>
            <w:ins w:id="196" w:author="Borja Aday Guadalupe Luis" w:date="2021-05-19T20:51:00Z">
              <w:r w:rsidRPr="000C3AE6">
                <w:rPr>
                  <w:rFonts w:ascii="Arial" w:hAnsi="Arial" w:cs="Arial"/>
                </w:rPr>
                <w:t>LParamsReales</w:t>
              </w:r>
            </w:ins>
          </w:p>
          <w:p w14:paraId="19872E30" w14:textId="71E9BA9D" w:rsidR="00020F52" w:rsidRPr="000C3AE6" w:rsidRDefault="00020F52" w:rsidP="00020F52">
            <w:pPr>
              <w:rPr>
                <w:ins w:id="197" w:author="Borja Aday Guadalupe Luis" w:date="2021-05-19T20:50:00Z"/>
                <w:rFonts w:ascii="Arial" w:hAnsi="Arial" w:cs="Arial"/>
              </w:rPr>
            </w:pPr>
            <w:ins w:id="198" w:author="Borja Aday Guadalupe Luis" w:date="2021-05-19T20:50:00Z">
              <w:r w:rsidRPr="000C3AE6">
                <w:rPr>
                  <w:rFonts w:ascii="Arial" w:hAnsi="Arial" w:cs="Arial"/>
                </w:rPr>
                <w:t xml:space="preserve">   R</w:t>
              </w:r>
            </w:ins>
            <w:ins w:id="199" w:author="Borja Aday Guadalupe Luis" w:date="2021-05-19T20:52:00Z">
              <w:r w:rsidRPr="000C3AE6">
                <w:rPr>
                  <w:rFonts w:ascii="Arial" w:hAnsi="Arial" w:cs="Arial"/>
                </w:rPr>
                <w:t>LParamsReales</w:t>
              </w:r>
            </w:ins>
            <w:ins w:id="200" w:author="Borja Aday Guadalupe Luis" w:date="2021-05-19T20:50:00Z">
              <w:r w:rsidRPr="000C3AE6">
                <w:rPr>
                  <w:rFonts w:ascii="Arial" w:hAnsi="Arial" w:cs="Arial"/>
                  <w:vertAlign w:val="subscript"/>
                </w:rPr>
                <w:t>1</w:t>
              </w:r>
              <w:r w:rsidRPr="000C3AE6">
                <w:rPr>
                  <w:rFonts w:ascii="Arial" w:hAnsi="Arial" w:cs="Arial"/>
                </w:rPr>
                <w:t xml:space="preserve">.ah = </w:t>
              </w:r>
            </w:ins>
            <w:ins w:id="201" w:author="Borja Aday Guadalupe Luis" w:date="2021-05-19T20:54:00Z">
              <w:r w:rsidR="00EA274A" w:rsidRPr="000C3AE6">
                <w:rPr>
                  <w:rPrChange w:id="202" w:author="Borja Aday Guadalupe Luis" w:date="2021-05-19T20:54:00Z">
                    <w:rPr>
                      <w:highlight w:val="yellow"/>
                    </w:rPr>
                  </w:rPrChange>
                </w:rPr>
                <w:t>preales_muc</w:t>
              </w:r>
            </w:ins>
            <w:ins w:id="203" w:author="Borja Aday Guadalupe Luis" w:date="2021-05-19T20:50:00Z">
              <w:r w:rsidRPr="000C3AE6">
                <w:rPr>
                  <w:rFonts w:ascii="Arial" w:hAnsi="Arial" w:cs="Arial"/>
                </w:rPr>
                <w:t>(R</w:t>
              </w:r>
            </w:ins>
            <w:ins w:id="204" w:author="Borja Aday Guadalupe Luis" w:date="2021-05-19T20:52:00Z">
              <w:r w:rsidRPr="000C3AE6">
                <w:rPr>
                  <w:rFonts w:ascii="Arial" w:hAnsi="Arial" w:cs="Arial"/>
                </w:rPr>
                <w:t>LParamsReales</w:t>
              </w:r>
            </w:ins>
            <w:ins w:id="205" w:author="Borja Aday Guadalupe Luis" w:date="2021-05-19T20:50:00Z">
              <w:r w:rsidRPr="000C3AE6">
                <w:rPr>
                  <w:rFonts w:ascii="Arial" w:hAnsi="Arial" w:cs="Arial"/>
                  <w:vertAlign w:val="subscript"/>
                </w:rPr>
                <w:t>0</w:t>
              </w:r>
              <w:r w:rsidRPr="000C3AE6">
                <w:rPr>
                  <w:rFonts w:ascii="Arial" w:hAnsi="Arial" w:cs="Arial"/>
                </w:rPr>
                <w:t>.ah, E0.a)</w:t>
              </w:r>
            </w:ins>
          </w:p>
          <w:p w14:paraId="7203B822" w14:textId="1F0AAED0" w:rsidR="00020F52" w:rsidRPr="000C3AE6" w:rsidRDefault="00020F52" w:rsidP="00020F52">
            <w:pPr>
              <w:rPr>
                <w:ins w:id="206" w:author="Borja Aday Guadalupe Luis" w:date="2021-05-19T20:50:00Z"/>
                <w:rFonts w:ascii="Arial" w:hAnsi="Arial" w:cs="Arial"/>
              </w:rPr>
            </w:pPr>
            <w:ins w:id="207" w:author="Borja Aday Guadalupe Luis" w:date="2021-05-19T20:50:00Z">
              <w:r w:rsidRPr="000C3AE6">
                <w:rPr>
                  <w:rFonts w:ascii="Arial" w:hAnsi="Arial" w:cs="Arial"/>
                </w:rPr>
                <w:t xml:space="preserve">   R</w:t>
              </w:r>
            </w:ins>
            <w:ins w:id="208" w:author="Borja Aday Guadalupe Luis" w:date="2021-05-19T20:52:00Z">
              <w:r w:rsidRPr="000C3AE6">
                <w:rPr>
                  <w:rFonts w:ascii="Arial" w:hAnsi="Arial" w:cs="Arial"/>
                </w:rPr>
                <w:t>LParamsReales</w:t>
              </w:r>
            </w:ins>
            <w:ins w:id="209" w:author="Borja Aday Guadalupe Luis" w:date="2021-05-19T20:50:00Z">
              <w:r w:rsidRPr="000C3AE6">
                <w:rPr>
                  <w:rFonts w:ascii="Arial" w:hAnsi="Arial" w:cs="Arial"/>
                  <w:vertAlign w:val="subscript"/>
                </w:rPr>
                <w:t>0</w:t>
              </w:r>
              <w:r w:rsidRPr="000C3AE6">
                <w:rPr>
                  <w:rFonts w:ascii="Arial" w:hAnsi="Arial" w:cs="Arial"/>
                </w:rPr>
                <w:t>.a = R</w:t>
              </w:r>
            </w:ins>
            <w:ins w:id="210" w:author="Borja Aday Guadalupe Luis" w:date="2021-05-19T20:52:00Z">
              <w:r w:rsidRPr="000C3AE6">
                <w:rPr>
                  <w:rFonts w:ascii="Arial" w:hAnsi="Arial" w:cs="Arial"/>
                </w:rPr>
                <w:t>LParamsReales</w:t>
              </w:r>
            </w:ins>
            <w:ins w:id="211" w:author="Borja Aday Guadalupe Luis" w:date="2021-05-19T20:50:00Z">
              <w:r w:rsidRPr="000C3AE6">
                <w:rPr>
                  <w:rFonts w:ascii="Arial" w:hAnsi="Arial" w:cs="Arial"/>
                  <w:vertAlign w:val="subscript"/>
                </w:rPr>
                <w:t>1</w:t>
              </w:r>
              <w:r w:rsidRPr="000C3AE6">
                <w:rPr>
                  <w:rFonts w:ascii="Arial" w:hAnsi="Arial" w:cs="Arial"/>
                </w:rPr>
                <w:t>.a</w:t>
              </w:r>
            </w:ins>
          </w:p>
          <w:p w14:paraId="13BBE23F" w14:textId="10B774E5" w:rsidR="00020F52" w:rsidRPr="000C3AE6" w:rsidRDefault="00020F52" w:rsidP="00020F52">
            <w:pPr>
              <w:rPr>
                <w:ins w:id="212" w:author="Borja Aday Guadalupe Luis" w:date="2021-05-19T20:50:00Z"/>
                <w:rFonts w:ascii="Arial" w:hAnsi="Arial" w:cs="Arial"/>
              </w:rPr>
            </w:pPr>
            <w:ins w:id="213" w:author="Borja Aday Guadalupe Luis" w:date="2021-05-19T20:50:00Z">
              <w:r w:rsidRPr="000C3AE6">
                <w:rPr>
                  <w:rFonts w:ascii="Arial" w:hAnsi="Arial" w:cs="Arial"/>
                </w:rPr>
                <w:t>R</w:t>
              </w:r>
            </w:ins>
            <w:ins w:id="214" w:author="Borja Aday Guadalupe Luis" w:date="2021-05-19T20:52:00Z">
              <w:r w:rsidRPr="000C3AE6">
                <w:rPr>
                  <w:rFonts w:ascii="Arial" w:hAnsi="Arial" w:cs="Arial"/>
                </w:rPr>
                <w:t>LParamsReales</w:t>
              </w:r>
            </w:ins>
            <w:ins w:id="215" w:author="Borja Aday Guadalupe Luis" w:date="2021-05-19T20:50:00Z">
              <w:r w:rsidRPr="000C3AE6">
                <w:rPr>
                  <w:rFonts w:ascii="Arial" w:hAnsi="Arial" w:cs="Arial"/>
                </w:rPr>
                <w:t xml:space="preserve"> -&gt; ε</w:t>
              </w:r>
            </w:ins>
          </w:p>
          <w:p w14:paraId="29E341F6" w14:textId="59972D8A" w:rsidR="00020F52" w:rsidRPr="000C3AE6" w:rsidRDefault="00020F52" w:rsidP="00020F52">
            <w:pPr>
              <w:rPr>
                <w:ins w:id="216" w:author="Borja Aday Guadalupe Luis" w:date="2021-05-19T20:50:00Z"/>
                <w:rFonts w:ascii="Arial" w:hAnsi="Arial" w:cs="Arial"/>
              </w:rPr>
            </w:pPr>
            <w:ins w:id="217" w:author="Borja Aday Guadalupe Luis" w:date="2021-05-19T20:50:00Z">
              <w:r w:rsidRPr="000C3AE6">
                <w:rPr>
                  <w:rFonts w:ascii="Arial" w:hAnsi="Arial" w:cs="Arial"/>
                </w:rPr>
                <w:t xml:space="preserve">   R</w:t>
              </w:r>
            </w:ins>
            <w:ins w:id="218" w:author="Borja Aday Guadalupe Luis" w:date="2021-05-19T20:52:00Z">
              <w:r w:rsidRPr="000C3AE6">
                <w:rPr>
                  <w:rFonts w:ascii="Arial" w:hAnsi="Arial" w:cs="Arial"/>
                </w:rPr>
                <w:t>LParamsReales</w:t>
              </w:r>
            </w:ins>
            <w:ins w:id="219" w:author="Borja Aday Guadalupe Luis" w:date="2021-05-19T20:50:00Z">
              <w:r w:rsidRPr="000C3AE6">
                <w:rPr>
                  <w:rFonts w:ascii="Arial" w:hAnsi="Arial" w:cs="Arial"/>
                </w:rPr>
                <w:t>.a = R</w:t>
              </w:r>
            </w:ins>
            <w:ins w:id="220" w:author="Borja Aday Guadalupe Luis" w:date="2021-05-19T20:52:00Z">
              <w:r w:rsidRPr="000C3AE6">
                <w:rPr>
                  <w:rFonts w:ascii="Arial" w:hAnsi="Arial" w:cs="Arial"/>
                </w:rPr>
                <w:t>LParamsReales</w:t>
              </w:r>
            </w:ins>
            <w:ins w:id="221" w:author="Borja Aday Guadalupe Luis" w:date="2021-05-19T20:50:00Z">
              <w:r w:rsidRPr="000C3AE6">
                <w:rPr>
                  <w:rFonts w:ascii="Arial" w:hAnsi="Arial" w:cs="Arial"/>
                </w:rPr>
                <w:t>.ah</w:t>
              </w:r>
            </w:ins>
          </w:p>
          <w:p w14:paraId="3394338C" w14:textId="77777777" w:rsidR="00E31F79" w:rsidRPr="000C3AE6" w:rsidRDefault="00E31F79" w:rsidP="00E31F79">
            <w:pPr>
              <w:rPr>
                <w:rFonts w:ascii="Arial" w:hAnsi="Arial" w:cs="Arial"/>
              </w:rPr>
            </w:pPr>
          </w:p>
          <w:p w14:paraId="578A4D76" w14:textId="77777777" w:rsidR="00E31F79" w:rsidRPr="000C3AE6" w:rsidRDefault="00E31F79" w:rsidP="00E31F79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Ins -&gt; Bloque</w:t>
            </w:r>
          </w:p>
          <w:p w14:paraId="6723A67B" w14:textId="6B39D5B7" w:rsidR="000C3AE6" w:rsidRPr="000C3AE6" w:rsidRDefault="00E31F79" w:rsidP="00E31F79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   Ins.a = ins_bloque(Bloque.a)</w:t>
            </w:r>
          </w:p>
          <w:p w14:paraId="4134FECA" w14:textId="77777777" w:rsidR="000C3AE6" w:rsidRPr="000C3AE6" w:rsidRDefault="000C3AE6" w:rsidP="00E31F79">
            <w:pPr>
              <w:rPr>
                <w:rFonts w:ascii="Arial" w:hAnsi="Arial" w:cs="Arial"/>
              </w:rPr>
            </w:pPr>
          </w:p>
          <w:p w14:paraId="264AF4BA" w14:textId="77777777" w:rsidR="000C3AE6" w:rsidRPr="000C3AE6" w:rsidRDefault="00E31F79" w:rsidP="00E31F79">
            <w:pPr>
              <w:jc w:val="both"/>
              <w:rPr>
                <w:rFonts w:ascii="Arial" w:hAnsi="Arial" w:cs="Arial"/>
                <w:lang w:val="es"/>
              </w:rPr>
            </w:pPr>
            <w:r w:rsidRPr="000C3AE6">
              <w:rPr>
                <w:rFonts w:ascii="Arial" w:hAnsi="Arial" w:cs="Arial"/>
                <w:lang w:val="es"/>
              </w:rPr>
              <w:t>E0 -&gt; E1 RE0</w:t>
            </w:r>
          </w:p>
          <w:p w14:paraId="6FB13898" w14:textId="7870D58B" w:rsidR="00E31F79" w:rsidRPr="000C3AE6" w:rsidRDefault="000C3AE6" w:rsidP="00E31F79">
            <w:pPr>
              <w:jc w:val="both"/>
              <w:rPr>
                <w:rFonts w:ascii="Arial" w:hAnsi="Arial" w:cs="Arial"/>
                <w:lang w:val="es"/>
              </w:rPr>
            </w:pPr>
            <w:r w:rsidRPr="000C3AE6">
              <w:rPr>
                <w:rFonts w:ascii="Arial" w:hAnsi="Arial" w:cs="Arial"/>
                <w:lang w:val="es"/>
              </w:rPr>
              <w:t xml:space="preserve">   </w:t>
            </w:r>
            <w:r w:rsidR="00E31F79" w:rsidRPr="000C3AE6">
              <w:rPr>
                <w:rFonts w:ascii="Arial" w:hAnsi="Arial" w:cs="Arial"/>
                <w:lang w:val="es"/>
              </w:rPr>
              <w:t>RE0.ah = E1.a</w:t>
            </w:r>
          </w:p>
          <w:p w14:paraId="7CD50F62" w14:textId="6166856A" w:rsidR="00E31F79" w:rsidRPr="000C3AE6" w:rsidRDefault="000C3AE6" w:rsidP="00E31F79">
            <w:pPr>
              <w:jc w:val="both"/>
              <w:rPr>
                <w:rFonts w:ascii="Arial" w:hAnsi="Arial" w:cs="Arial"/>
                <w:lang w:val="es"/>
              </w:rPr>
            </w:pPr>
            <w:r w:rsidRPr="000C3AE6">
              <w:rPr>
                <w:rFonts w:ascii="Arial" w:hAnsi="Arial" w:cs="Arial"/>
                <w:lang w:val="es"/>
              </w:rPr>
              <w:t xml:space="preserve">   </w:t>
            </w:r>
            <w:r w:rsidR="00E31F79" w:rsidRPr="000C3AE6">
              <w:rPr>
                <w:rFonts w:ascii="Arial" w:hAnsi="Arial" w:cs="Arial"/>
                <w:lang w:val="es"/>
              </w:rPr>
              <w:t>E0.a = RE0.a</w:t>
            </w:r>
          </w:p>
          <w:p w14:paraId="14BC1FA9" w14:textId="77777777" w:rsidR="00E31F79" w:rsidRPr="000C3AE6" w:rsidRDefault="00E31F79" w:rsidP="00E31F79">
            <w:pPr>
              <w:jc w:val="both"/>
              <w:rPr>
                <w:rFonts w:ascii="Arial" w:hAnsi="Arial" w:cs="Arial"/>
                <w:lang w:val="es"/>
              </w:rPr>
            </w:pPr>
            <w:r w:rsidRPr="000C3AE6">
              <w:rPr>
                <w:rFonts w:ascii="Arial" w:hAnsi="Arial" w:cs="Arial"/>
                <w:lang w:val="es"/>
              </w:rPr>
              <w:t xml:space="preserve">RE0 -&gt; </w:t>
            </w:r>
            <w:r w:rsidRPr="000C3AE6">
              <w:rPr>
                <w:rFonts w:ascii="Arial" w:hAnsi="Arial" w:cs="Arial"/>
                <w:b/>
                <w:bCs/>
                <w:lang w:val="es"/>
              </w:rPr>
              <w:t>+</w:t>
            </w:r>
            <w:r w:rsidRPr="000C3AE6">
              <w:rPr>
                <w:rFonts w:ascii="Arial" w:hAnsi="Arial" w:cs="Arial"/>
                <w:lang w:val="es"/>
              </w:rPr>
              <w:t xml:space="preserve"> E0</w:t>
            </w:r>
          </w:p>
          <w:p w14:paraId="5120BC88" w14:textId="5503C85A" w:rsidR="000C3AE6" w:rsidRPr="000C3AE6" w:rsidRDefault="000C3AE6" w:rsidP="00E31F79">
            <w:pPr>
              <w:jc w:val="both"/>
              <w:rPr>
                <w:rFonts w:ascii="Arial" w:hAnsi="Arial" w:cs="Arial"/>
                <w:lang w:val="es"/>
              </w:rPr>
            </w:pPr>
            <w:r w:rsidRPr="000C3AE6">
              <w:rPr>
                <w:rFonts w:ascii="Arial" w:hAnsi="Arial" w:cs="Arial"/>
                <w:lang w:val="es"/>
              </w:rPr>
              <w:t xml:space="preserve">   </w:t>
            </w:r>
            <w:r w:rsidR="00E31F79" w:rsidRPr="000C3AE6">
              <w:rPr>
                <w:rFonts w:ascii="Arial" w:hAnsi="Arial" w:cs="Arial"/>
                <w:lang w:val="es"/>
              </w:rPr>
              <w:t>RE0.a = suma(RE0.ah, E0.a)</w:t>
            </w:r>
          </w:p>
          <w:p w14:paraId="69657714" w14:textId="07F4B06B" w:rsidR="00E31F79" w:rsidRPr="000C3AE6" w:rsidRDefault="00E31F79" w:rsidP="00E31F79">
            <w:pPr>
              <w:jc w:val="both"/>
              <w:rPr>
                <w:rFonts w:ascii="Arial" w:hAnsi="Arial" w:cs="Arial"/>
                <w:lang w:val="es"/>
              </w:rPr>
            </w:pPr>
            <w:r w:rsidRPr="000C3AE6">
              <w:rPr>
                <w:rFonts w:ascii="Arial" w:hAnsi="Arial" w:cs="Arial"/>
                <w:lang w:val="es"/>
              </w:rPr>
              <w:t xml:space="preserve">RE0 -&gt; </w:t>
            </w:r>
            <w:r w:rsidRPr="000C3AE6">
              <w:rPr>
                <w:rFonts w:ascii="Arial" w:hAnsi="Arial" w:cs="Arial"/>
                <w:b/>
                <w:bCs/>
                <w:lang w:val="es"/>
              </w:rPr>
              <w:t>-</w:t>
            </w:r>
            <w:r w:rsidRPr="000C3AE6">
              <w:rPr>
                <w:rFonts w:ascii="Arial" w:hAnsi="Arial" w:cs="Arial"/>
                <w:lang w:val="es"/>
              </w:rPr>
              <w:t xml:space="preserve"> E1</w:t>
            </w:r>
          </w:p>
          <w:p w14:paraId="74961AFF" w14:textId="02C3E05F" w:rsidR="00E31F79" w:rsidRPr="000C3AE6" w:rsidRDefault="000C3AE6" w:rsidP="00E31F79">
            <w:pPr>
              <w:jc w:val="both"/>
              <w:rPr>
                <w:rFonts w:ascii="Arial" w:hAnsi="Arial" w:cs="Arial"/>
                <w:lang w:val="es"/>
              </w:rPr>
            </w:pPr>
            <w:r w:rsidRPr="000C3AE6">
              <w:rPr>
                <w:rFonts w:ascii="Arial" w:hAnsi="Arial" w:cs="Arial"/>
                <w:lang w:val="es"/>
              </w:rPr>
              <w:t xml:space="preserve">   </w:t>
            </w:r>
            <w:r w:rsidR="00E31F79" w:rsidRPr="000C3AE6">
              <w:rPr>
                <w:rFonts w:ascii="Arial" w:hAnsi="Arial" w:cs="Arial"/>
                <w:lang w:val="es"/>
              </w:rPr>
              <w:t>RE0.a = resta(RE0.ah, E1.a)</w:t>
            </w:r>
          </w:p>
          <w:p w14:paraId="3D969595" w14:textId="77777777" w:rsidR="00E31F79" w:rsidRPr="000C3AE6" w:rsidRDefault="00E31F79" w:rsidP="00E31F79">
            <w:pPr>
              <w:jc w:val="both"/>
              <w:rPr>
                <w:rFonts w:ascii="Arial" w:hAnsi="Arial" w:cs="Arial"/>
                <w:lang w:val="es"/>
              </w:rPr>
            </w:pPr>
            <w:r w:rsidRPr="000C3AE6">
              <w:rPr>
                <w:rFonts w:ascii="Arial" w:hAnsi="Arial" w:cs="Arial"/>
                <w:lang w:val="es"/>
              </w:rPr>
              <w:t xml:space="preserve">RE0 -&gt; </w:t>
            </w:r>
            <w:r w:rsidRPr="000C3AE6">
              <w:rPr>
                <w:rFonts w:ascii="Arial" w:hAnsi="Arial" w:cs="Arial"/>
              </w:rPr>
              <w:t>ε</w:t>
            </w:r>
          </w:p>
          <w:p w14:paraId="54F5532A" w14:textId="276EFE13" w:rsidR="00E31F79" w:rsidRPr="000C3AE6" w:rsidRDefault="000C3AE6" w:rsidP="00E31F79">
            <w:pPr>
              <w:jc w:val="both"/>
              <w:rPr>
                <w:rFonts w:ascii="Arial" w:hAnsi="Arial" w:cs="Arial"/>
                <w:lang w:val="es"/>
              </w:rPr>
            </w:pPr>
            <w:r w:rsidRPr="000C3AE6">
              <w:rPr>
                <w:rFonts w:ascii="Arial" w:hAnsi="Arial" w:cs="Arial"/>
                <w:lang w:val="es"/>
              </w:rPr>
              <w:t xml:space="preserve">   </w:t>
            </w:r>
            <w:r w:rsidR="00E31F79" w:rsidRPr="000C3AE6">
              <w:rPr>
                <w:rFonts w:ascii="Arial" w:hAnsi="Arial" w:cs="Arial"/>
                <w:lang w:val="es"/>
              </w:rPr>
              <w:t>RE0.a = RE0.ah</w:t>
            </w:r>
          </w:p>
          <w:p w14:paraId="082BCF79" w14:textId="77777777" w:rsidR="00E31F79" w:rsidRPr="000C3AE6" w:rsidRDefault="00E31F79" w:rsidP="00E31F79">
            <w:pPr>
              <w:rPr>
                <w:rFonts w:ascii="Arial" w:hAnsi="Arial" w:cs="Arial"/>
              </w:rPr>
            </w:pPr>
          </w:p>
          <w:p w14:paraId="13C311CD" w14:textId="77777777" w:rsidR="00E31F79" w:rsidRPr="000C3AE6" w:rsidRDefault="00E31F79" w:rsidP="00E31F79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E1 -&gt; E2 RE1</w:t>
            </w:r>
          </w:p>
          <w:p w14:paraId="3D8EABD5" w14:textId="77777777" w:rsidR="00E31F79" w:rsidRPr="000C3AE6" w:rsidRDefault="00E31F79" w:rsidP="00E31F79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   RE1.ah = E2.a</w:t>
            </w:r>
          </w:p>
          <w:p w14:paraId="2562D35C" w14:textId="77777777" w:rsidR="00E31F79" w:rsidRPr="000C3AE6" w:rsidRDefault="00E31F79" w:rsidP="00E31F79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   E1.a = RE1.a</w:t>
            </w:r>
          </w:p>
          <w:p w14:paraId="5B53471D" w14:textId="77777777" w:rsidR="00E31F79" w:rsidRPr="000C3AE6" w:rsidRDefault="00E31F79" w:rsidP="00E31F79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RE1 -&gt; OpN1 E2 RE1</w:t>
            </w:r>
          </w:p>
          <w:p w14:paraId="24DC0372" w14:textId="77777777" w:rsidR="00E31F79" w:rsidRPr="000C3AE6" w:rsidRDefault="00E31F79" w:rsidP="00E31F79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   RE1</w:t>
            </w:r>
            <w:r w:rsidRPr="000C3AE6">
              <w:rPr>
                <w:rFonts w:ascii="Arial" w:hAnsi="Arial" w:cs="Arial"/>
                <w:vertAlign w:val="subscript"/>
              </w:rPr>
              <w:t>1</w:t>
            </w:r>
            <w:r w:rsidRPr="000C3AE6">
              <w:rPr>
                <w:rFonts w:ascii="Arial" w:hAnsi="Arial" w:cs="Arial"/>
              </w:rPr>
              <w:t>.ah = exp(opN1.op, RE1</w:t>
            </w:r>
            <w:r w:rsidRPr="000C3AE6">
              <w:rPr>
                <w:rFonts w:ascii="Arial" w:hAnsi="Arial" w:cs="Arial"/>
                <w:vertAlign w:val="subscript"/>
              </w:rPr>
              <w:t>0</w:t>
            </w:r>
            <w:r w:rsidRPr="000C3AE6">
              <w:rPr>
                <w:rFonts w:ascii="Arial" w:hAnsi="Arial" w:cs="Arial"/>
              </w:rPr>
              <w:t>.ah, E2.a)</w:t>
            </w:r>
          </w:p>
          <w:p w14:paraId="277CF313" w14:textId="77777777" w:rsidR="00E31F79" w:rsidRPr="000C3AE6" w:rsidRDefault="00E31F79" w:rsidP="00E31F79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RE1 -&gt; ε</w:t>
            </w:r>
          </w:p>
          <w:p w14:paraId="7F85DE64" w14:textId="77777777" w:rsidR="00E31F79" w:rsidRPr="000C3AE6" w:rsidRDefault="00E31F79" w:rsidP="00E31F79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   RE1.a = RE1.ah</w:t>
            </w:r>
          </w:p>
          <w:p w14:paraId="13E713D6" w14:textId="77777777" w:rsidR="00665290" w:rsidRPr="000C3AE6" w:rsidRDefault="00665290" w:rsidP="00E31F79">
            <w:pPr>
              <w:jc w:val="both"/>
              <w:rPr>
                <w:rFonts w:ascii="Arial" w:hAnsi="Arial" w:cs="Arial"/>
              </w:rPr>
            </w:pPr>
          </w:p>
          <w:p w14:paraId="05E3FD07" w14:textId="3320FF18" w:rsidR="00E31F79" w:rsidRPr="000C3AE6" w:rsidRDefault="00E31F79" w:rsidP="00E31F79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E2 -&gt; E3 RE2</w:t>
            </w:r>
          </w:p>
          <w:p w14:paraId="166E9D42" w14:textId="137B200E" w:rsidR="00E31F79" w:rsidRPr="000C3AE6" w:rsidRDefault="000C3AE6" w:rsidP="00E31F79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   </w:t>
            </w:r>
            <w:r w:rsidR="00E31F79" w:rsidRPr="000C3AE6">
              <w:rPr>
                <w:rFonts w:ascii="Arial" w:hAnsi="Arial" w:cs="Arial"/>
              </w:rPr>
              <w:t>RE2.ah = E3.a</w:t>
            </w:r>
          </w:p>
          <w:p w14:paraId="2C93AACB" w14:textId="77777777" w:rsidR="00E31F79" w:rsidRPr="000C3AE6" w:rsidRDefault="00E31F79" w:rsidP="00E31F79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E2.a = RE2.a</w:t>
            </w:r>
          </w:p>
          <w:p w14:paraId="380C01F7" w14:textId="2B82C4FB" w:rsidR="00E31F79" w:rsidRPr="000C3AE6" w:rsidRDefault="000C3AE6" w:rsidP="00E31F79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   </w:t>
            </w:r>
            <w:r w:rsidR="00E31F79" w:rsidRPr="000C3AE6">
              <w:rPr>
                <w:rFonts w:ascii="Arial" w:hAnsi="Arial" w:cs="Arial"/>
              </w:rPr>
              <w:t>RE2 -&gt; OpN2 E3 RE2</w:t>
            </w:r>
          </w:p>
          <w:p w14:paraId="3FB440DD" w14:textId="6D16D41E" w:rsidR="00E31F79" w:rsidRPr="000C3AE6" w:rsidRDefault="000C3AE6" w:rsidP="00E31F79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   </w:t>
            </w:r>
            <w:r w:rsidR="00E31F79" w:rsidRPr="000C3AE6">
              <w:rPr>
                <w:rFonts w:ascii="Arial" w:hAnsi="Arial" w:cs="Arial"/>
              </w:rPr>
              <w:t>RE2</w:t>
            </w:r>
            <w:r w:rsidR="00E31F79" w:rsidRPr="000C3AE6">
              <w:rPr>
                <w:rFonts w:ascii="Arial" w:hAnsi="Arial" w:cs="Arial"/>
                <w:vertAlign w:val="subscript"/>
              </w:rPr>
              <w:t>1</w:t>
            </w:r>
            <w:r w:rsidR="00E31F79" w:rsidRPr="000C3AE6">
              <w:rPr>
                <w:rFonts w:ascii="Arial" w:hAnsi="Arial" w:cs="Arial"/>
              </w:rPr>
              <w:t>.ah = exp(opN2.op, RE2</w:t>
            </w:r>
            <w:r w:rsidR="00E31F79" w:rsidRPr="000C3AE6">
              <w:rPr>
                <w:rFonts w:ascii="Arial" w:hAnsi="Arial" w:cs="Arial"/>
                <w:vertAlign w:val="subscript"/>
              </w:rPr>
              <w:t>0</w:t>
            </w:r>
            <w:r w:rsidR="00E31F79" w:rsidRPr="000C3AE6">
              <w:rPr>
                <w:rFonts w:ascii="Arial" w:hAnsi="Arial" w:cs="Arial"/>
              </w:rPr>
              <w:t>.ah, E3.a)</w:t>
            </w:r>
          </w:p>
          <w:p w14:paraId="012939DA" w14:textId="77777777" w:rsidR="00E31F79" w:rsidRPr="000C3AE6" w:rsidRDefault="00E31F79" w:rsidP="00E31F79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RE2 -&gt; ε</w:t>
            </w:r>
          </w:p>
          <w:p w14:paraId="259D1253" w14:textId="6FC5A0D6" w:rsidR="00E31F79" w:rsidRPr="000C3AE6" w:rsidRDefault="000C3AE6" w:rsidP="00E31F79">
            <w:pPr>
              <w:jc w:val="both"/>
              <w:rPr>
                <w:rFonts w:ascii="Arial" w:hAnsi="Arial" w:cs="Arial"/>
                <w:lang w:val="es"/>
              </w:rPr>
            </w:pPr>
            <w:r w:rsidRPr="000C3AE6">
              <w:rPr>
                <w:rFonts w:ascii="Arial" w:hAnsi="Arial" w:cs="Arial"/>
                <w:lang w:val="es"/>
              </w:rPr>
              <w:t xml:space="preserve">   </w:t>
            </w:r>
            <w:r w:rsidR="00E31F79" w:rsidRPr="000C3AE6">
              <w:rPr>
                <w:rFonts w:ascii="Arial" w:hAnsi="Arial" w:cs="Arial"/>
                <w:lang w:val="es"/>
              </w:rPr>
              <w:t>RE2.a = RE2.ah</w:t>
            </w:r>
          </w:p>
          <w:p w14:paraId="15D4C17D" w14:textId="77777777" w:rsidR="00E31F79" w:rsidRPr="000C3AE6" w:rsidRDefault="00E31F79" w:rsidP="00E31F79">
            <w:pPr>
              <w:jc w:val="both"/>
              <w:rPr>
                <w:rFonts w:ascii="Arial" w:hAnsi="Arial" w:cs="Arial"/>
                <w:lang w:val="es"/>
              </w:rPr>
            </w:pPr>
          </w:p>
          <w:p w14:paraId="1E0F9465" w14:textId="77777777" w:rsidR="00E31F79" w:rsidRPr="000C3AE6" w:rsidRDefault="00E31F79" w:rsidP="00E31F79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E3 -&gt; E4 RE3</w:t>
            </w:r>
          </w:p>
          <w:p w14:paraId="56BC9675" w14:textId="20385E25" w:rsidR="00E31F79" w:rsidRPr="000C3AE6" w:rsidRDefault="000C3AE6" w:rsidP="00E31F79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   </w:t>
            </w:r>
            <w:r w:rsidR="00E31F79" w:rsidRPr="000C3AE6">
              <w:rPr>
                <w:rFonts w:ascii="Arial" w:hAnsi="Arial" w:cs="Arial"/>
              </w:rPr>
              <w:t>RE3.ah = E4.a</w:t>
            </w:r>
          </w:p>
          <w:p w14:paraId="1BE4EBB2" w14:textId="147EA567" w:rsidR="00E31F79" w:rsidRPr="000C3AE6" w:rsidRDefault="000C3AE6" w:rsidP="00E31F79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   </w:t>
            </w:r>
            <w:r w:rsidR="00E31F79" w:rsidRPr="000C3AE6">
              <w:rPr>
                <w:rFonts w:ascii="Arial" w:hAnsi="Arial" w:cs="Arial"/>
              </w:rPr>
              <w:t>E3.a = RE3.a</w:t>
            </w:r>
          </w:p>
          <w:p w14:paraId="3832DE16" w14:textId="77777777" w:rsidR="00E31F79" w:rsidRPr="000C3AE6" w:rsidRDefault="00E31F79" w:rsidP="00E31F79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RE3 -&gt; OpN3 E4</w:t>
            </w:r>
          </w:p>
          <w:p w14:paraId="127EC457" w14:textId="09E398A1" w:rsidR="00E31F79" w:rsidRPr="000C3AE6" w:rsidRDefault="000C3AE6" w:rsidP="00E31F79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   </w:t>
            </w:r>
            <w:r w:rsidR="00E31F79" w:rsidRPr="000C3AE6">
              <w:rPr>
                <w:rFonts w:ascii="Arial" w:hAnsi="Arial" w:cs="Arial"/>
              </w:rPr>
              <w:t>RE3.a = exp(opN3.op, RE3.ah, E4.a)</w:t>
            </w:r>
          </w:p>
          <w:p w14:paraId="243F08FC" w14:textId="77777777" w:rsidR="00E31F79" w:rsidRPr="000C3AE6" w:rsidRDefault="00E31F79" w:rsidP="00E31F79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RE3 -&gt; ε</w:t>
            </w:r>
          </w:p>
          <w:p w14:paraId="21487B0C" w14:textId="5FC2C385" w:rsidR="00E31F79" w:rsidRPr="000C3AE6" w:rsidRDefault="000C3AE6" w:rsidP="00E31F79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   </w:t>
            </w:r>
            <w:r w:rsidR="00E31F79" w:rsidRPr="000C3AE6">
              <w:rPr>
                <w:rFonts w:ascii="Arial" w:hAnsi="Arial" w:cs="Arial"/>
              </w:rPr>
              <w:t>RE3.a = RE3.ah</w:t>
            </w:r>
          </w:p>
          <w:p w14:paraId="042749B2" w14:textId="77777777" w:rsidR="00E31F79" w:rsidRPr="000C3AE6" w:rsidRDefault="00E31F79" w:rsidP="00E31F79">
            <w:pPr>
              <w:rPr>
                <w:rFonts w:ascii="Arial" w:hAnsi="Arial" w:cs="Arial"/>
              </w:rPr>
            </w:pPr>
          </w:p>
          <w:p w14:paraId="7242F2A0" w14:textId="77777777" w:rsidR="00E31F79" w:rsidRPr="000C3AE6" w:rsidRDefault="00E31F79" w:rsidP="00E31F79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E4 -&gt; </w:t>
            </w:r>
            <w:r w:rsidRPr="000C3AE6">
              <w:rPr>
                <w:rFonts w:ascii="Arial" w:hAnsi="Arial" w:cs="Arial"/>
                <w:b/>
                <w:bCs/>
              </w:rPr>
              <w:t xml:space="preserve">- </w:t>
            </w:r>
            <w:r w:rsidRPr="000C3AE6">
              <w:rPr>
                <w:rFonts w:ascii="Arial" w:hAnsi="Arial" w:cs="Arial"/>
              </w:rPr>
              <w:t>E5</w:t>
            </w:r>
          </w:p>
          <w:p w14:paraId="0D62D07A" w14:textId="77777777" w:rsidR="00E31F79" w:rsidRPr="000C3AE6" w:rsidRDefault="00E31F79" w:rsidP="00E31F79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  <w:lang w:val="es"/>
              </w:rPr>
              <w:t xml:space="preserve">   E4.a = menos(E5.a)</w:t>
            </w:r>
          </w:p>
          <w:p w14:paraId="22E47E9C" w14:textId="77777777" w:rsidR="00E31F79" w:rsidRPr="000C3AE6" w:rsidRDefault="00E31F79" w:rsidP="00E31F79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E4 -&gt; </w:t>
            </w:r>
            <w:r w:rsidRPr="000C3AE6">
              <w:rPr>
                <w:rFonts w:ascii="Arial" w:hAnsi="Arial" w:cs="Arial"/>
                <w:b/>
                <w:bCs/>
              </w:rPr>
              <w:t xml:space="preserve">not </w:t>
            </w:r>
            <w:r w:rsidRPr="000C3AE6">
              <w:rPr>
                <w:rFonts w:ascii="Arial" w:hAnsi="Arial" w:cs="Arial"/>
              </w:rPr>
              <w:t>E4</w:t>
            </w:r>
          </w:p>
          <w:p w14:paraId="32D9F98B" w14:textId="77777777" w:rsidR="00E31F79" w:rsidRPr="000C3AE6" w:rsidRDefault="00E31F79" w:rsidP="00E31F79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   </w:t>
            </w:r>
            <w:r w:rsidRPr="000C3AE6">
              <w:rPr>
                <w:rFonts w:ascii="Arial" w:hAnsi="Arial" w:cs="Arial"/>
                <w:lang w:val="es"/>
              </w:rPr>
              <w:t>E4</w:t>
            </w:r>
            <w:r w:rsidRPr="000C3AE6">
              <w:rPr>
                <w:rFonts w:ascii="Arial" w:hAnsi="Arial" w:cs="Arial"/>
                <w:vertAlign w:val="subscript"/>
                <w:lang w:val="es"/>
              </w:rPr>
              <w:t>0</w:t>
            </w:r>
            <w:r w:rsidRPr="000C3AE6">
              <w:rPr>
                <w:rFonts w:ascii="Arial" w:hAnsi="Arial" w:cs="Arial"/>
                <w:lang w:val="es"/>
              </w:rPr>
              <w:t>.a = not(E4</w:t>
            </w:r>
            <w:r w:rsidRPr="000C3AE6">
              <w:rPr>
                <w:rFonts w:ascii="Arial" w:hAnsi="Arial" w:cs="Arial"/>
                <w:vertAlign w:val="subscript"/>
                <w:lang w:val="es"/>
              </w:rPr>
              <w:t>1</w:t>
            </w:r>
            <w:r w:rsidRPr="000C3AE6">
              <w:rPr>
                <w:rFonts w:ascii="Arial" w:hAnsi="Arial" w:cs="Arial"/>
                <w:lang w:val="es"/>
              </w:rPr>
              <w:t>.a)</w:t>
            </w:r>
          </w:p>
          <w:p w14:paraId="6F471F49" w14:textId="77777777" w:rsidR="00E31F79" w:rsidRPr="000C3AE6" w:rsidRDefault="00E31F79" w:rsidP="00E31F79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E4 -&gt; E5</w:t>
            </w:r>
          </w:p>
          <w:p w14:paraId="168832E7" w14:textId="7116E3BB" w:rsidR="00E31F79" w:rsidRPr="000C3AE6" w:rsidRDefault="00E31F79" w:rsidP="00E31F79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   E4.a = E5.a</w:t>
            </w:r>
          </w:p>
          <w:p w14:paraId="162B836F" w14:textId="1E5DEE9A" w:rsidR="00920D36" w:rsidRPr="000C3AE6" w:rsidRDefault="00920D36" w:rsidP="00E31F79">
            <w:pPr>
              <w:rPr>
                <w:rFonts w:ascii="Arial" w:hAnsi="Arial" w:cs="Arial"/>
              </w:rPr>
            </w:pPr>
          </w:p>
          <w:p w14:paraId="6E5013FD" w14:textId="77777777" w:rsidR="00920D36" w:rsidRPr="00920D36" w:rsidRDefault="00920D36" w:rsidP="00920D36">
            <w:pPr>
              <w:rPr>
                <w:rFonts w:ascii="Arial" w:hAnsi="Arial" w:cs="Arial"/>
                <w:lang w:val="es"/>
              </w:rPr>
            </w:pPr>
            <w:r w:rsidRPr="00920D36">
              <w:rPr>
                <w:rFonts w:ascii="Arial" w:hAnsi="Arial" w:cs="Arial"/>
                <w:lang w:val="es"/>
              </w:rPr>
              <w:t>E5 -&gt; E6 RRE5</w:t>
            </w:r>
          </w:p>
          <w:p w14:paraId="111BCE0B" w14:textId="77777777" w:rsidR="00920D36" w:rsidRPr="00920D36" w:rsidRDefault="00920D36" w:rsidP="00920D36">
            <w:pPr>
              <w:rPr>
                <w:rFonts w:ascii="Arial" w:hAnsi="Arial" w:cs="Arial"/>
                <w:lang w:val="es"/>
              </w:rPr>
            </w:pPr>
            <w:r w:rsidRPr="00920D36">
              <w:rPr>
                <w:rFonts w:ascii="Arial" w:hAnsi="Arial" w:cs="Arial"/>
                <w:lang w:val="es"/>
              </w:rPr>
              <w:t>  RRE5.ah = E6.a</w:t>
            </w:r>
          </w:p>
          <w:p w14:paraId="72BC3CA8" w14:textId="77777777" w:rsidR="00920D36" w:rsidRPr="00920D36" w:rsidRDefault="00920D36" w:rsidP="00920D36">
            <w:pPr>
              <w:rPr>
                <w:rFonts w:ascii="Arial" w:hAnsi="Arial" w:cs="Arial"/>
                <w:lang w:val="es"/>
              </w:rPr>
            </w:pPr>
            <w:r w:rsidRPr="00920D36">
              <w:rPr>
                <w:rFonts w:ascii="Arial" w:hAnsi="Arial" w:cs="Arial"/>
                <w:lang w:val="es"/>
              </w:rPr>
              <w:t>  E5.a = RRE5.a</w:t>
            </w:r>
          </w:p>
          <w:p w14:paraId="3A6FEFDE" w14:textId="77777777" w:rsidR="00920D36" w:rsidRPr="00920D36" w:rsidRDefault="00920D36" w:rsidP="00920D36">
            <w:pPr>
              <w:rPr>
                <w:rFonts w:ascii="Arial" w:hAnsi="Arial" w:cs="Arial"/>
                <w:lang w:val="es"/>
              </w:rPr>
            </w:pPr>
            <w:r w:rsidRPr="00920D36">
              <w:rPr>
                <w:rFonts w:ascii="Arial" w:hAnsi="Arial" w:cs="Arial"/>
                <w:lang w:val="es"/>
              </w:rPr>
              <w:t>RRE5 -&gt; RE5 RRE5</w:t>
            </w:r>
          </w:p>
          <w:p w14:paraId="7351F4C8" w14:textId="77777777" w:rsidR="00920D36" w:rsidRPr="00920D36" w:rsidRDefault="00920D36" w:rsidP="00920D36">
            <w:pPr>
              <w:rPr>
                <w:rFonts w:ascii="Arial" w:hAnsi="Arial" w:cs="Arial"/>
                <w:lang w:val="es"/>
              </w:rPr>
            </w:pPr>
            <w:r w:rsidRPr="00920D36">
              <w:rPr>
                <w:rFonts w:ascii="Arial" w:hAnsi="Arial" w:cs="Arial"/>
                <w:lang w:val="es"/>
              </w:rPr>
              <w:t>  RRE5</w:t>
            </w:r>
            <w:r w:rsidRPr="00920D36">
              <w:rPr>
                <w:rFonts w:ascii="Arial" w:hAnsi="Arial" w:cs="Arial"/>
                <w:vertAlign w:val="subscript"/>
                <w:lang w:val="es"/>
              </w:rPr>
              <w:t>1</w:t>
            </w:r>
            <w:r w:rsidRPr="00920D36">
              <w:rPr>
                <w:rFonts w:ascii="Arial" w:hAnsi="Arial" w:cs="Arial"/>
                <w:lang w:val="es"/>
              </w:rPr>
              <w:t>.ah = RE5.a</w:t>
            </w:r>
          </w:p>
          <w:p w14:paraId="2A289465" w14:textId="77777777" w:rsidR="00920D36" w:rsidRPr="00920D36" w:rsidRDefault="00920D36" w:rsidP="00920D36">
            <w:pPr>
              <w:rPr>
                <w:rFonts w:ascii="Arial" w:hAnsi="Arial" w:cs="Arial"/>
                <w:lang w:val="es"/>
              </w:rPr>
            </w:pPr>
            <w:r w:rsidRPr="00920D36">
              <w:rPr>
                <w:rFonts w:ascii="Arial" w:hAnsi="Arial" w:cs="Arial"/>
                <w:lang w:val="es"/>
              </w:rPr>
              <w:t>  RRE5</w:t>
            </w:r>
            <w:r w:rsidRPr="00920D36">
              <w:rPr>
                <w:rFonts w:ascii="Arial" w:hAnsi="Arial" w:cs="Arial"/>
                <w:vertAlign w:val="subscript"/>
                <w:lang w:val="es"/>
              </w:rPr>
              <w:t>0</w:t>
            </w:r>
            <w:r w:rsidRPr="00920D36">
              <w:rPr>
                <w:rFonts w:ascii="Arial" w:hAnsi="Arial" w:cs="Arial"/>
                <w:lang w:val="es"/>
              </w:rPr>
              <w:t>.a = RRE5</w:t>
            </w:r>
            <w:r w:rsidRPr="00920D36">
              <w:rPr>
                <w:rFonts w:ascii="Arial" w:hAnsi="Arial" w:cs="Arial"/>
                <w:vertAlign w:val="subscript"/>
                <w:lang w:val="es"/>
              </w:rPr>
              <w:t>1</w:t>
            </w:r>
            <w:r w:rsidRPr="00920D36">
              <w:rPr>
                <w:rFonts w:ascii="Arial" w:hAnsi="Arial" w:cs="Arial"/>
                <w:lang w:val="es"/>
              </w:rPr>
              <w:t>.a</w:t>
            </w:r>
          </w:p>
          <w:p w14:paraId="71D1A45B" w14:textId="77777777" w:rsidR="00920D36" w:rsidRPr="00920D36" w:rsidRDefault="00920D36" w:rsidP="00920D36">
            <w:pPr>
              <w:rPr>
                <w:rFonts w:ascii="Arial" w:hAnsi="Arial" w:cs="Arial"/>
                <w:lang w:val="es"/>
              </w:rPr>
            </w:pPr>
            <w:r w:rsidRPr="00920D36">
              <w:rPr>
                <w:rFonts w:ascii="Arial" w:hAnsi="Arial" w:cs="Arial"/>
                <w:lang w:val="es"/>
              </w:rPr>
              <w:t>  RE5.ah = RRE5</w:t>
            </w:r>
            <w:r w:rsidRPr="00920D36">
              <w:rPr>
                <w:rFonts w:ascii="Arial" w:hAnsi="Arial" w:cs="Arial"/>
                <w:vertAlign w:val="subscript"/>
                <w:lang w:val="es"/>
              </w:rPr>
              <w:t>0</w:t>
            </w:r>
            <w:r w:rsidRPr="00920D36">
              <w:rPr>
                <w:rFonts w:ascii="Arial" w:hAnsi="Arial" w:cs="Arial"/>
                <w:lang w:val="es"/>
              </w:rPr>
              <w:t>.ah</w:t>
            </w:r>
          </w:p>
          <w:p w14:paraId="129B23B5" w14:textId="77777777" w:rsidR="00920D36" w:rsidRPr="00920D36" w:rsidRDefault="00920D36" w:rsidP="00920D36">
            <w:pPr>
              <w:rPr>
                <w:rFonts w:ascii="Arial" w:hAnsi="Arial" w:cs="Arial"/>
                <w:lang w:val="es"/>
              </w:rPr>
            </w:pPr>
            <w:r w:rsidRPr="00920D36">
              <w:rPr>
                <w:rFonts w:ascii="Arial" w:hAnsi="Arial" w:cs="Arial"/>
                <w:lang w:val="es"/>
              </w:rPr>
              <w:t>RRE5 -&gt; ε</w:t>
            </w:r>
          </w:p>
          <w:p w14:paraId="64B598EA" w14:textId="77777777" w:rsidR="00920D36" w:rsidRPr="00920D36" w:rsidRDefault="00920D36" w:rsidP="00920D36">
            <w:pPr>
              <w:rPr>
                <w:rFonts w:ascii="Arial" w:hAnsi="Arial" w:cs="Arial"/>
                <w:lang w:val="es"/>
              </w:rPr>
            </w:pPr>
            <w:r w:rsidRPr="00920D36">
              <w:rPr>
                <w:rFonts w:ascii="Arial" w:hAnsi="Arial" w:cs="Arial"/>
                <w:lang w:val="es"/>
              </w:rPr>
              <w:t>  RRE5.a = RRE5.ah</w:t>
            </w:r>
          </w:p>
          <w:p w14:paraId="25B831C2" w14:textId="77777777" w:rsidR="00920D36" w:rsidRPr="00920D36" w:rsidRDefault="00920D36" w:rsidP="00920D36">
            <w:pPr>
              <w:rPr>
                <w:rFonts w:ascii="Arial" w:hAnsi="Arial" w:cs="Arial"/>
                <w:lang w:val="es"/>
              </w:rPr>
            </w:pPr>
            <w:r w:rsidRPr="00920D36">
              <w:rPr>
                <w:rFonts w:ascii="Arial" w:hAnsi="Arial" w:cs="Arial"/>
                <w:lang w:val="es"/>
              </w:rPr>
              <w:t>RE5 -&gt; [ E0 ]</w:t>
            </w:r>
          </w:p>
          <w:p w14:paraId="2659B6C5" w14:textId="77777777" w:rsidR="00920D36" w:rsidRPr="00920D36" w:rsidRDefault="00920D36" w:rsidP="00920D36">
            <w:pPr>
              <w:rPr>
                <w:rFonts w:ascii="Arial" w:hAnsi="Arial" w:cs="Arial"/>
                <w:lang w:val="es"/>
              </w:rPr>
            </w:pPr>
            <w:r w:rsidRPr="00920D36">
              <w:rPr>
                <w:rFonts w:ascii="Arial" w:hAnsi="Arial" w:cs="Arial"/>
                <w:lang w:val="es"/>
              </w:rPr>
              <w:t>  RE5.a = index(RE5.ah, E0.a)</w:t>
            </w:r>
          </w:p>
          <w:p w14:paraId="5AC56E7E" w14:textId="77777777" w:rsidR="00920D36" w:rsidRPr="00920D36" w:rsidRDefault="00920D36" w:rsidP="00920D36">
            <w:pPr>
              <w:rPr>
                <w:rFonts w:ascii="Arial" w:hAnsi="Arial" w:cs="Arial"/>
                <w:b/>
                <w:bCs/>
                <w:lang w:val="es"/>
              </w:rPr>
            </w:pPr>
            <w:r w:rsidRPr="00920D36">
              <w:rPr>
                <w:rFonts w:ascii="Arial" w:hAnsi="Arial" w:cs="Arial"/>
                <w:lang w:val="es"/>
              </w:rPr>
              <w:t xml:space="preserve">RE5 -&gt; </w:t>
            </w:r>
            <w:r w:rsidRPr="00920D36">
              <w:rPr>
                <w:rFonts w:ascii="Arial" w:hAnsi="Arial" w:cs="Arial"/>
                <w:b/>
                <w:bCs/>
                <w:lang w:val="es"/>
              </w:rPr>
              <w:t>. identificador</w:t>
            </w:r>
          </w:p>
          <w:p w14:paraId="632CCA30" w14:textId="77777777" w:rsidR="00920D36" w:rsidRPr="00920D36" w:rsidRDefault="00920D36" w:rsidP="00920D36">
            <w:pPr>
              <w:rPr>
                <w:rFonts w:ascii="Arial" w:hAnsi="Arial" w:cs="Arial"/>
                <w:lang w:val="es"/>
              </w:rPr>
            </w:pPr>
            <w:r w:rsidRPr="00920D36">
              <w:rPr>
                <w:rFonts w:ascii="Arial" w:hAnsi="Arial" w:cs="Arial"/>
                <w:lang w:val="es"/>
              </w:rPr>
              <w:t>  RE5.a = access_reg_punto(RE5.ah, i</w:t>
            </w:r>
            <w:r w:rsidRPr="00920D36">
              <w:rPr>
                <w:rFonts w:ascii="Arial" w:hAnsi="Arial" w:cs="Arial"/>
                <w:b/>
                <w:bCs/>
                <w:lang w:val="es"/>
              </w:rPr>
              <w:t>dentificador</w:t>
            </w:r>
            <w:r w:rsidRPr="00920D36">
              <w:rPr>
                <w:rFonts w:ascii="Arial" w:hAnsi="Arial" w:cs="Arial"/>
                <w:lang w:val="es"/>
              </w:rPr>
              <w:t>.lexema)</w:t>
            </w:r>
          </w:p>
          <w:p w14:paraId="48557B4A" w14:textId="77777777" w:rsidR="00920D36" w:rsidRPr="00920D36" w:rsidRDefault="00920D36" w:rsidP="00920D36">
            <w:pPr>
              <w:rPr>
                <w:rFonts w:ascii="Arial" w:hAnsi="Arial" w:cs="Arial"/>
                <w:lang w:val="es"/>
              </w:rPr>
            </w:pPr>
            <w:r w:rsidRPr="00920D36">
              <w:rPr>
                <w:rFonts w:ascii="Arial" w:hAnsi="Arial" w:cs="Arial"/>
                <w:lang w:val="es"/>
              </w:rPr>
              <w:t xml:space="preserve">RE5 -&gt; </w:t>
            </w:r>
            <w:r w:rsidRPr="00920D36">
              <w:rPr>
                <w:rFonts w:ascii="Arial" w:hAnsi="Arial" w:cs="Arial"/>
                <w:b/>
                <w:bCs/>
                <w:lang w:val="es"/>
              </w:rPr>
              <w:t>-&gt; identificador</w:t>
            </w:r>
          </w:p>
          <w:p w14:paraId="12679649" w14:textId="77777777" w:rsidR="00920D36" w:rsidRPr="00920D36" w:rsidRDefault="00920D36" w:rsidP="00920D36">
            <w:pPr>
              <w:rPr>
                <w:rFonts w:ascii="Arial" w:hAnsi="Arial" w:cs="Arial"/>
                <w:lang w:val="es"/>
              </w:rPr>
            </w:pPr>
            <w:r w:rsidRPr="00920D36">
              <w:rPr>
                <w:rFonts w:ascii="Arial" w:hAnsi="Arial" w:cs="Arial"/>
                <w:lang w:val="es"/>
              </w:rPr>
              <w:t>  RE5.a = access_reg_flecha(RE5.ah, i</w:t>
            </w:r>
            <w:r w:rsidRPr="00920D36">
              <w:rPr>
                <w:rFonts w:ascii="Arial" w:hAnsi="Arial" w:cs="Arial"/>
                <w:b/>
                <w:bCs/>
                <w:lang w:val="es"/>
              </w:rPr>
              <w:t>dentificador</w:t>
            </w:r>
            <w:r w:rsidRPr="00920D36">
              <w:rPr>
                <w:rFonts w:ascii="Arial" w:hAnsi="Arial" w:cs="Arial"/>
                <w:lang w:val="es"/>
              </w:rPr>
              <w:t>.lexema)</w:t>
            </w:r>
          </w:p>
          <w:p w14:paraId="3EAFC801" w14:textId="77777777" w:rsidR="00E31F79" w:rsidRPr="000C3AE6" w:rsidRDefault="00E31F79" w:rsidP="00E31F79">
            <w:pPr>
              <w:rPr>
                <w:rFonts w:ascii="Arial" w:hAnsi="Arial" w:cs="Arial"/>
              </w:rPr>
            </w:pPr>
          </w:p>
          <w:p w14:paraId="7898A7E6" w14:textId="77777777" w:rsidR="00E31F79" w:rsidRPr="000C3AE6" w:rsidRDefault="00E31F79" w:rsidP="00E31F79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E6 -&gt; </w:t>
            </w:r>
            <w:r w:rsidRPr="000C3AE6">
              <w:rPr>
                <w:rFonts w:ascii="Arial" w:hAnsi="Arial" w:cs="Arial"/>
                <w:b/>
                <w:bCs/>
              </w:rPr>
              <w:t xml:space="preserve">* </w:t>
            </w:r>
            <w:r w:rsidRPr="000C3AE6">
              <w:rPr>
                <w:rFonts w:ascii="Arial" w:hAnsi="Arial" w:cs="Arial"/>
              </w:rPr>
              <w:t>E6</w:t>
            </w:r>
          </w:p>
          <w:p w14:paraId="136E2515" w14:textId="77777777" w:rsidR="00E31F79" w:rsidRPr="000C3AE6" w:rsidRDefault="00E31F79" w:rsidP="00E31F79">
            <w:pPr>
              <w:jc w:val="both"/>
              <w:rPr>
                <w:rFonts w:ascii="Arial" w:hAnsi="Arial" w:cs="Arial"/>
                <w:lang w:val="es"/>
              </w:rPr>
            </w:pPr>
            <w:r w:rsidRPr="000C3AE6">
              <w:rPr>
                <w:rFonts w:ascii="Arial" w:hAnsi="Arial" w:cs="Arial"/>
              </w:rPr>
              <w:t xml:space="preserve">   E6</w:t>
            </w:r>
            <w:r w:rsidRPr="000C3AE6">
              <w:rPr>
                <w:rFonts w:ascii="Arial" w:hAnsi="Arial" w:cs="Arial"/>
                <w:vertAlign w:val="subscript"/>
              </w:rPr>
              <w:t>0</w:t>
            </w:r>
            <w:r w:rsidRPr="000C3AE6">
              <w:rPr>
                <w:rFonts w:ascii="Arial" w:hAnsi="Arial" w:cs="Arial"/>
              </w:rPr>
              <w:t xml:space="preserve">.a = </w:t>
            </w:r>
            <w:r w:rsidRPr="000C3AE6">
              <w:rPr>
                <w:rFonts w:ascii="Arial" w:hAnsi="Arial" w:cs="Arial"/>
                <w:lang w:val="es"/>
              </w:rPr>
              <w:t>indireccion(E6</w:t>
            </w:r>
            <w:r w:rsidRPr="000C3AE6">
              <w:rPr>
                <w:rFonts w:ascii="Arial" w:hAnsi="Arial" w:cs="Arial"/>
                <w:vertAlign w:val="subscript"/>
                <w:lang w:val="es"/>
              </w:rPr>
              <w:t>1</w:t>
            </w:r>
            <w:r w:rsidRPr="000C3AE6">
              <w:rPr>
                <w:rFonts w:ascii="Arial" w:hAnsi="Arial" w:cs="Arial"/>
                <w:lang w:val="es"/>
              </w:rPr>
              <w:t>.a)</w:t>
            </w:r>
          </w:p>
          <w:p w14:paraId="03915A4B" w14:textId="77777777" w:rsidR="00E31F79" w:rsidRPr="000C3AE6" w:rsidRDefault="00E31F79" w:rsidP="00E31F79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E6 -&gt; E7</w:t>
            </w:r>
          </w:p>
          <w:p w14:paraId="7A41A38B" w14:textId="77777777" w:rsidR="00E31F79" w:rsidRPr="000C3AE6" w:rsidRDefault="00E31F79" w:rsidP="00E31F79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   E6.a = E7.a</w:t>
            </w:r>
          </w:p>
          <w:p w14:paraId="012727DB" w14:textId="77777777" w:rsidR="00665290" w:rsidRPr="000C3AE6" w:rsidRDefault="00665290" w:rsidP="00E31F79">
            <w:pPr>
              <w:rPr>
                <w:rFonts w:ascii="Arial" w:hAnsi="Arial" w:cs="Arial"/>
              </w:rPr>
            </w:pPr>
          </w:p>
          <w:p w14:paraId="526E40D2" w14:textId="77777777" w:rsidR="00701BC2" w:rsidRPr="000C3AE6" w:rsidRDefault="00701BC2" w:rsidP="00E31F79">
            <w:pPr>
              <w:rPr>
                <w:rFonts w:ascii="Arial" w:hAnsi="Arial" w:cs="Arial"/>
              </w:rPr>
            </w:pPr>
          </w:p>
          <w:p w14:paraId="0A8D7201" w14:textId="6A15691C" w:rsidR="00E31F79" w:rsidRPr="000C3AE6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E7 -&gt; </w:t>
            </w:r>
            <w:r w:rsidRPr="000C3AE6">
              <w:rPr>
                <w:rFonts w:ascii="Arial" w:hAnsi="Arial" w:cs="Arial"/>
                <w:b/>
                <w:bCs/>
              </w:rPr>
              <w:t>identificador</w:t>
            </w:r>
          </w:p>
          <w:p w14:paraId="6F5B4350" w14:textId="77777777" w:rsidR="00E31F79" w:rsidRPr="000C3AE6" w:rsidRDefault="00E31F79" w:rsidP="00E31F79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   E7.a = identificador(</w:t>
            </w:r>
            <w:r w:rsidRPr="000C3AE6">
              <w:rPr>
                <w:rFonts w:ascii="Arial" w:hAnsi="Arial" w:cs="Arial"/>
                <w:b/>
                <w:bCs/>
              </w:rPr>
              <w:t>identificador</w:t>
            </w:r>
            <w:r w:rsidRPr="000C3AE6">
              <w:rPr>
                <w:rFonts w:ascii="Arial" w:hAnsi="Arial" w:cs="Arial"/>
              </w:rPr>
              <w:t>.lexema)</w:t>
            </w:r>
          </w:p>
          <w:p w14:paraId="1B3241AF" w14:textId="77777777" w:rsidR="00E31F79" w:rsidRPr="000C3AE6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E7 -&gt; </w:t>
            </w:r>
            <w:r w:rsidRPr="000C3AE6">
              <w:rPr>
                <w:rFonts w:ascii="Arial" w:hAnsi="Arial" w:cs="Arial"/>
                <w:b/>
                <w:bCs/>
              </w:rPr>
              <w:t>numEnt</w:t>
            </w:r>
          </w:p>
          <w:p w14:paraId="720EA685" w14:textId="35E48853" w:rsidR="00E31F79" w:rsidRPr="000C3AE6" w:rsidRDefault="00E31F79" w:rsidP="00E31F79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  <w:b/>
                <w:bCs/>
              </w:rPr>
              <w:t xml:space="preserve">   </w:t>
            </w:r>
            <w:r w:rsidRPr="000C3AE6">
              <w:rPr>
                <w:rFonts w:ascii="Arial" w:hAnsi="Arial" w:cs="Arial"/>
              </w:rPr>
              <w:t xml:space="preserve">E7.a = </w:t>
            </w:r>
            <w:r w:rsidR="00534497" w:rsidRPr="000C3AE6">
              <w:rPr>
                <w:rFonts w:ascii="Arial" w:hAnsi="Arial" w:cs="Arial"/>
              </w:rPr>
              <w:t>numEnt</w:t>
            </w:r>
            <w:r w:rsidRPr="000C3AE6">
              <w:rPr>
                <w:rFonts w:ascii="Arial" w:hAnsi="Arial" w:cs="Arial"/>
              </w:rPr>
              <w:t>(</w:t>
            </w:r>
            <w:r w:rsidRPr="000C3AE6">
              <w:rPr>
                <w:rFonts w:ascii="Arial" w:hAnsi="Arial" w:cs="Arial"/>
                <w:b/>
                <w:bCs/>
              </w:rPr>
              <w:t>numEnt</w:t>
            </w:r>
            <w:r w:rsidRPr="000C3AE6">
              <w:rPr>
                <w:rFonts w:ascii="Arial" w:hAnsi="Arial" w:cs="Arial"/>
              </w:rPr>
              <w:t>.lexema)</w:t>
            </w:r>
          </w:p>
          <w:p w14:paraId="37173540" w14:textId="77777777" w:rsidR="00E31F79" w:rsidRPr="000C3AE6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E7 -&gt; </w:t>
            </w:r>
            <w:r w:rsidRPr="000C3AE6">
              <w:rPr>
                <w:rFonts w:ascii="Arial" w:hAnsi="Arial" w:cs="Arial"/>
                <w:b/>
                <w:bCs/>
              </w:rPr>
              <w:t>numReal</w:t>
            </w:r>
          </w:p>
          <w:p w14:paraId="1062B8B0" w14:textId="5BB9E89E" w:rsidR="00E31F79" w:rsidRPr="000C3AE6" w:rsidRDefault="00E31F79" w:rsidP="00E31F79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   E7.a = </w:t>
            </w:r>
            <w:r w:rsidR="00534497" w:rsidRPr="000C3AE6">
              <w:rPr>
                <w:rFonts w:ascii="Arial" w:hAnsi="Arial" w:cs="Arial"/>
              </w:rPr>
              <w:t>numReal</w:t>
            </w:r>
            <w:r w:rsidRPr="000C3AE6">
              <w:rPr>
                <w:rFonts w:ascii="Arial" w:hAnsi="Arial" w:cs="Arial"/>
              </w:rPr>
              <w:t>(</w:t>
            </w:r>
            <w:r w:rsidRPr="000C3AE6">
              <w:rPr>
                <w:rFonts w:ascii="Arial" w:hAnsi="Arial" w:cs="Arial"/>
                <w:b/>
                <w:bCs/>
              </w:rPr>
              <w:t>numReal</w:t>
            </w:r>
            <w:r w:rsidRPr="000C3AE6">
              <w:rPr>
                <w:rFonts w:ascii="Arial" w:hAnsi="Arial" w:cs="Arial"/>
              </w:rPr>
              <w:t>.lexema)</w:t>
            </w:r>
          </w:p>
          <w:p w14:paraId="3653E2A6" w14:textId="77777777" w:rsidR="00E31F79" w:rsidRPr="000C3AE6" w:rsidRDefault="00E31F79" w:rsidP="00E31F79">
            <w:pPr>
              <w:tabs>
                <w:tab w:val="left" w:pos="851"/>
              </w:tabs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lastRenderedPageBreak/>
              <w:t xml:space="preserve">E7 -&gt; </w:t>
            </w:r>
            <w:r w:rsidRPr="000C3AE6">
              <w:rPr>
                <w:rFonts w:ascii="Arial" w:hAnsi="Arial" w:cs="Arial"/>
                <w:b/>
                <w:bCs/>
              </w:rPr>
              <w:t>true</w:t>
            </w:r>
          </w:p>
          <w:p w14:paraId="4B2AC24F" w14:textId="77777777" w:rsidR="00E31F79" w:rsidRPr="000C3AE6" w:rsidRDefault="00E31F79" w:rsidP="00E31F79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  <w:b/>
                <w:bCs/>
              </w:rPr>
              <w:t xml:space="preserve">   </w:t>
            </w:r>
            <w:r w:rsidRPr="000C3AE6">
              <w:rPr>
                <w:rFonts w:ascii="Arial" w:hAnsi="Arial" w:cs="Arial"/>
              </w:rPr>
              <w:t>E7.a = true()</w:t>
            </w:r>
          </w:p>
          <w:p w14:paraId="426D3FE5" w14:textId="77777777" w:rsidR="00E31F79" w:rsidRPr="000C3AE6" w:rsidRDefault="00E31F79" w:rsidP="00E31F79">
            <w:pPr>
              <w:tabs>
                <w:tab w:val="left" w:pos="851"/>
              </w:tabs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E7 -&gt; </w:t>
            </w:r>
            <w:r w:rsidRPr="000C3AE6">
              <w:rPr>
                <w:rFonts w:ascii="Arial" w:hAnsi="Arial" w:cs="Arial"/>
                <w:b/>
                <w:bCs/>
              </w:rPr>
              <w:t>false</w:t>
            </w:r>
          </w:p>
          <w:p w14:paraId="7438FCF2" w14:textId="77777777" w:rsidR="00E31F79" w:rsidRPr="000C3AE6" w:rsidRDefault="00E31F79" w:rsidP="00E31F79">
            <w:pPr>
              <w:tabs>
                <w:tab w:val="left" w:pos="851"/>
              </w:tabs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  <w:b/>
                <w:bCs/>
              </w:rPr>
              <w:t xml:space="preserve">   </w:t>
            </w:r>
            <w:r w:rsidRPr="000C3AE6">
              <w:rPr>
                <w:rFonts w:ascii="Arial" w:hAnsi="Arial" w:cs="Arial"/>
              </w:rPr>
              <w:t>E7.a = false()</w:t>
            </w:r>
          </w:p>
          <w:p w14:paraId="494CB810" w14:textId="77777777" w:rsidR="00E31F79" w:rsidRPr="000C3AE6" w:rsidRDefault="00E31F79" w:rsidP="00E31F79">
            <w:pPr>
              <w:tabs>
                <w:tab w:val="left" w:pos="851"/>
              </w:tabs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E7 -&gt; </w:t>
            </w:r>
            <w:r w:rsidRPr="000C3AE6">
              <w:rPr>
                <w:rFonts w:ascii="Arial" w:hAnsi="Arial" w:cs="Arial"/>
                <w:b/>
                <w:bCs/>
              </w:rPr>
              <w:t>cadena</w:t>
            </w:r>
          </w:p>
          <w:p w14:paraId="1F3E2A3C" w14:textId="77777777" w:rsidR="00E31F79" w:rsidRPr="000C3AE6" w:rsidRDefault="00E31F79" w:rsidP="00E31F79">
            <w:pPr>
              <w:tabs>
                <w:tab w:val="left" w:pos="851"/>
              </w:tabs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   E7.a = cadena(</w:t>
            </w:r>
            <w:r w:rsidRPr="000C3AE6">
              <w:rPr>
                <w:rFonts w:ascii="Arial" w:hAnsi="Arial" w:cs="Arial"/>
                <w:b/>
                <w:bCs/>
              </w:rPr>
              <w:t>cadena</w:t>
            </w:r>
            <w:r w:rsidRPr="000C3AE6">
              <w:rPr>
                <w:rFonts w:ascii="Arial" w:hAnsi="Arial" w:cs="Arial"/>
              </w:rPr>
              <w:t>.lexema)</w:t>
            </w:r>
          </w:p>
          <w:p w14:paraId="2EE71345" w14:textId="77777777" w:rsidR="00E31F79" w:rsidRPr="000C3AE6" w:rsidRDefault="00E31F79" w:rsidP="00E31F79">
            <w:pPr>
              <w:tabs>
                <w:tab w:val="left" w:pos="851"/>
              </w:tabs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E7 -&gt; </w:t>
            </w:r>
            <w:r w:rsidRPr="000C3AE6">
              <w:rPr>
                <w:rFonts w:ascii="Arial" w:hAnsi="Arial" w:cs="Arial"/>
                <w:b/>
                <w:bCs/>
              </w:rPr>
              <w:t>null</w:t>
            </w:r>
          </w:p>
          <w:p w14:paraId="71DAFEE0" w14:textId="77777777" w:rsidR="00E31F79" w:rsidRPr="000C3AE6" w:rsidRDefault="00E31F79" w:rsidP="00E31F79">
            <w:pPr>
              <w:tabs>
                <w:tab w:val="left" w:pos="851"/>
              </w:tabs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  <w:b/>
                <w:bCs/>
              </w:rPr>
              <w:t xml:space="preserve">   </w:t>
            </w:r>
            <w:r w:rsidRPr="000C3AE6">
              <w:rPr>
                <w:rFonts w:ascii="Arial" w:hAnsi="Arial" w:cs="Arial"/>
              </w:rPr>
              <w:t>E7.a = null()</w:t>
            </w:r>
          </w:p>
          <w:p w14:paraId="7970DC25" w14:textId="77777777" w:rsidR="00E31F79" w:rsidRPr="000C3AE6" w:rsidRDefault="00E31F79" w:rsidP="00E31F79">
            <w:pPr>
              <w:tabs>
                <w:tab w:val="left" w:pos="851"/>
              </w:tabs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E7 -&gt; </w:t>
            </w:r>
            <w:r w:rsidRPr="000C3AE6">
              <w:rPr>
                <w:rFonts w:ascii="Arial" w:hAnsi="Arial" w:cs="Arial"/>
                <w:b/>
                <w:bCs/>
              </w:rPr>
              <w:t xml:space="preserve">( </w:t>
            </w:r>
            <w:r w:rsidRPr="000C3AE6">
              <w:rPr>
                <w:rFonts w:ascii="Arial" w:hAnsi="Arial" w:cs="Arial"/>
              </w:rPr>
              <w:t xml:space="preserve">E0 </w:t>
            </w:r>
            <w:r w:rsidRPr="000C3AE6">
              <w:rPr>
                <w:rFonts w:ascii="Arial" w:hAnsi="Arial" w:cs="Arial"/>
                <w:b/>
                <w:bCs/>
              </w:rPr>
              <w:t>)</w:t>
            </w:r>
          </w:p>
          <w:p w14:paraId="77560FA8" w14:textId="6DBF6C15" w:rsidR="00665290" w:rsidRPr="000C3AE6" w:rsidRDefault="00E31F79" w:rsidP="00D04673">
            <w:pPr>
              <w:tabs>
                <w:tab w:val="left" w:pos="851"/>
              </w:tabs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  <w:b/>
                <w:bCs/>
              </w:rPr>
              <w:t xml:space="preserve">   </w:t>
            </w:r>
            <w:r w:rsidRPr="000C3AE6">
              <w:rPr>
                <w:rFonts w:ascii="Arial" w:hAnsi="Arial" w:cs="Arial"/>
              </w:rPr>
              <w:t>E7.a = E0.a</w:t>
            </w:r>
          </w:p>
          <w:p w14:paraId="0BF415D4" w14:textId="77777777" w:rsidR="00665290" w:rsidRPr="000C3AE6" w:rsidRDefault="00665290" w:rsidP="00E31F79">
            <w:pPr>
              <w:rPr>
                <w:rFonts w:ascii="Arial" w:hAnsi="Arial" w:cs="Arial"/>
              </w:rPr>
            </w:pPr>
          </w:p>
          <w:p w14:paraId="45FB0DCE" w14:textId="3BA38A0E" w:rsidR="00E31F79" w:rsidRPr="000C3AE6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OpN1 -&gt; </w:t>
            </w:r>
            <w:r w:rsidRPr="000C3AE6">
              <w:rPr>
                <w:rFonts w:ascii="Arial" w:hAnsi="Arial" w:cs="Arial"/>
                <w:b/>
                <w:bCs/>
              </w:rPr>
              <w:t>and</w:t>
            </w:r>
          </w:p>
          <w:p w14:paraId="4B4D75CC" w14:textId="77777777" w:rsidR="00E31F79" w:rsidRPr="000C3AE6" w:rsidRDefault="00E31F79" w:rsidP="00E31F79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  <w:b/>
                <w:bCs/>
              </w:rPr>
              <w:t xml:space="preserve">   </w:t>
            </w:r>
            <w:r w:rsidRPr="000C3AE6">
              <w:rPr>
                <w:rFonts w:ascii="Arial" w:hAnsi="Arial" w:cs="Arial"/>
              </w:rPr>
              <w:t>opN1.a = “and”</w:t>
            </w:r>
          </w:p>
          <w:p w14:paraId="75ACEFDE" w14:textId="77777777" w:rsidR="00E31F79" w:rsidRPr="000C3AE6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OpN1 -&gt; </w:t>
            </w:r>
            <w:r w:rsidRPr="000C3AE6">
              <w:rPr>
                <w:rFonts w:ascii="Arial" w:hAnsi="Arial" w:cs="Arial"/>
                <w:b/>
                <w:bCs/>
              </w:rPr>
              <w:t>or</w:t>
            </w:r>
          </w:p>
          <w:p w14:paraId="067B12E9" w14:textId="77777777" w:rsidR="00E31F79" w:rsidRPr="000C3AE6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  <w:b/>
                <w:bCs/>
              </w:rPr>
              <w:t xml:space="preserve">   </w:t>
            </w:r>
            <w:r w:rsidRPr="000C3AE6">
              <w:rPr>
                <w:rFonts w:ascii="Arial" w:hAnsi="Arial" w:cs="Arial"/>
              </w:rPr>
              <w:t>opN1.a = “or”</w:t>
            </w:r>
          </w:p>
          <w:p w14:paraId="3A91207A" w14:textId="77777777" w:rsidR="00E31F79" w:rsidRPr="000C3AE6" w:rsidRDefault="00E31F79" w:rsidP="00E31F79">
            <w:pPr>
              <w:rPr>
                <w:rFonts w:ascii="Arial" w:hAnsi="Arial" w:cs="Arial"/>
                <w:b/>
                <w:bCs/>
              </w:rPr>
            </w:pPr>
          </w:p>
          <w:p w14:paraId="6C97CC1F" w14:textId="77777777" w:rsidR="00E31F79" w:rsidRPr="000C3AE6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OpN2 -&gt; </w:t>
            </w:r>
            <w:r w:rsidRPr="000C3AE6">
              <w:rPr>
                <w:rFonts w:ascii="Arial" w:hAnsi="Arial" w:cs="Arial"/>
                <w:b/>
                <w:bCs/>
              </w:rPr>
              <w:t>&lt;</w:t>
            </w:r>
          </w:p>
          <w:p w14:paraId="167EBF5E" w14:textId="77777777" w:rsidR="00E31F79" w:rsidRPr="000C3AE6" w:rsidRDefault="00E31F79" w:rsidP="00E31F79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   opN2.a = “&lt;”</w:t>
            </w:r>
          </w:p>
          <w:p w14:paraId="1780479A" w14:textId="77777777" w:rsidR="00E31F79" w:rsidRPr="000C3AE6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OpN2 -&gt; </w:t>
            </w:r>
            <w:r w:rsidRPr="000C3AE6">
              <w:rPr>
                <w:rFonts w:ascii="Arial" w:hAnsi="Arial" w:cs="Arial"/>
                <w:b/>
                <w:bCs/>
              </w:rPr>
              <w:t>&gt;</w:t>
            </w:r>
          </w:p>
          <w:p w14:paraId="2F47993E" w14:textId="77777777" w:rsidR="00E31F79" w:rsidRPr="000C3AE6" w:rsidRDefault="00E31F79" w:rsidP="00E31F79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   opN2.a = “&gt;”</w:t>
            </w:r>
          </w:p>
          <w:p w14:paraId="68CE9F23" w14:textId="77777777" w:rsidR="00E31F79" w:rsidRPr="000C3AE6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OpN2 -&gt; </w:t>
            </w:r>
            <w:r w:rsidRPr="000C3AE6">
              <w:rPr>
                <w:rFonts w:ascii="Arial" w:hAnsi="Arial" w:cs="Arial"/>
                <w:b/>
                <w:bCs/>
              </w:rPr>
              <w:t>&lt;=</w:t>
            </w:r>
          </w:p>
          <w:p w14:paraId="59BBE3B8" w14:textId="77777777" w:rsidR="00E31F79" w:rsidRPr="000C3AE6" w:rsidRDefault="00E31F79" w:rsidP="00E31F79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  <w:b/>
                <w:bCs/>
              </w:rPr>
              <w:t xml:space="preserve">   </w:t>
            </w:r>
            <w:r w:rsidRPr="000C3AE6">
              <w:rPr>
                <w:rFonts w:ascii="Arial" w:hAnsi="Arial" w:cs="Arial"/>
              </w:rPr>
              <w:t>opN2.a = “&lt;=”</w:t>
            </w:r>
          </w:p>
          <w:p w14:paraId="181BFA2A" w14:textId="77777777" w:rsidR="00E31F79" w:rsidRPr="000C3AE6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OpN2 -&gt; </w:t>
            </w:r>
            <w:r w:rsidRPr="000C3AE6">
              <w:rPr>
                <w:rFonts w:ascii="Arial" w:hAnsi="Arial" w:cs="Arial"/>
                <w:b/>
                <w:bCs/>
              </w:rPr>
              <w:t>&gt;=</w:t>
            </w:r>
          </w:p>
          <w:p w14:paraId="0458DB74" w14:textId="77777777" w:rsidR="00E31F79" w:rsidRPr="000C3AE6" w:rsidRDefault="00E31F79" w:rsidP="00E31F79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  <w:b/>
                <w:bCs/>
              </w:rPr>
              <w:t xml:space="preserve">   </w:t>
            </w:r>
            <w:r w:rsidRPr="000C3AE6">
              <w:rPr>
                <w:rFonts w:ascii="Arial" w:hAnsi="Arial" w:cs="Arial"/>
              </w:rPr>
              <w:t>opN2.a = “&gt;=”</w:t>
            </w:r>
          </w:p>
          <w:p w14:paraId="5FE79B79" w14:textId="77777777" w:rsidR="00E31F79" w:rsidRPr="000C3AE6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OpN2 -&gt; </w:t>
            </w:r>
            <w:r w:rsidRPr="000C3AE6">
              <w:rPr>
                <w:rFonts w:ascii="Arial" w:hAnsi="Arial" w:cs="Arial"/>
                <w:b/>
                <w:bCs/>
              </w:rPr>
              <w:t>==</w:t>
            </w:r>
          </w:p>
          <w:p w14:paraId="534462D9" w14:textId="77777777" w:rsidR="00E31F79" w:rsidRPr="000C3AE6" w:rsidRDefault="00E31F79" w:rsidP="00E31F79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  <w:b/>
                <w:bCs/>
              </w:rPr>
              <w:t xml:space="preserve">   </w:t>
            </w:r>
            <w:r w:rsidRPr="000C3AE6">
              <w:rPr>
                <w:rFonts w:ascii="Arial" w:hAnsi="Arial" w:cs="Arial"/>
              </w:rPr>
              <w:t>opN2.a = “==”</w:t>
            </w:r>
          </w:p>
          <w:p w14:paraId="0190FC46" w14:textId="77777777" w:rsidR="00E31F79" w:rsidRPr="000C3AE6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OpN2 -&gt; </w:t>
            </w:r>
            <w:r w:rsidRPr="000C3AE6">
              <w:rPr>
                <w:rFonts w:ascii="Arial" w:hAnsi="Arial" w:cs="Arial"/>
                <w:b/>
                <w:bCs/>
              </w:rPr>
              <w:t>!=</w:t>
            </w:r>
          </w:p>
          <w:p w14:paraId="322AA9F3" w14:textId="77777777" w:rsidR="00E31F79" w:rsidRPr="000C3AE6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  <w:b/>
                <w:bCs/>
              </w:rPr>
              <w:t xml:space="preserve">   </w:t>
            </w:r>
            <w:r w:rsidRPr="000C3AE6">
              <w:rPr>
                <w:rFonts w:ascii="Arial" w:hAnsi="Arial" w:cs="Arial"/>
              </w:rPr>
              <w:t>opN2.a = “!=”</w:t>
            </w:r>
          </w:p>
          <w:p w14:paraId="29C6A2AD" w14:textId="77777777" w:rsidR="00E31F79" w:rsidRPr="000C3AE6" w:rsidRDefault="00E31F79" w:rsidP="00E31F79">
            <w:pPr>
              <w:rPr>
                <w:rFonts w:ascii="Arial" w:hAnsi="Arial" w:cs="Arial"/>
                <w:b/>
                <w:bCs/>
              </w:rPr>
            </w:pPr>
          </w:p>
          <w:p w14:paraId="445B8C32" w14:textId="77777777" w:rsidR="00E31F79" w:rsidRPr="000C3AE6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OpN3 -&gt; </w:t>
            </w:r>
            <w:r w:rsidRPr="000C3AE6">
              <w:rPr>
                <w:rFonts w:ascii="Arial" w:hAnsi="Arial" w:cs="Arial"/>
                <w:b/>
                <w:bCs/>
              </w:rPr>
              <w:t>*</w:t>
            </w:r>
          </w:p>
          <w:p w14:paraId="071E24FC" w14:textId="77777777" w:rsidR="00E31F79" w:rsidRPr="000C3AE6" w:rsidRDefault="00E31F79" w:rsidP="00E31F79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  <w:b/>
                <w:bCs/>
              </w:rPr>
              <w:t xml:space="preserve">   </w:t>
            </w:r>
            <w:r w:rsidRPr="000C3AE6">
              <w:rPr>
                <w:rFonts w:ascii="Arial" w:hAnsi="Arial" w:cs="Arial"/>
              </w:rPr>
              <w:t>opN3.a = “*”</w:t>
            </w:r>
          </w:p>
          <w:p w14:paraId="2A7D8601" w14:textId="77777777" w:rsidR="00E31F79" w:rsidRPr="000C3AE6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OpN3 -&gt; </w:t>
            </w:r>
            <w:r w:rsidRPr="000C3AE6">
              <w:rPr>
                <w:rFonts w:ascii="Arial" w:hAnsi="Arial" w:cs="Arial"/>
                <w:b/>
                <w:bCs/>
              </w:rPr>
              <w:t>/</w:t>
            </w:r>
          </w:p>
          <w:p w14:paraId="2C8A9F85" w14:textId="77777777" w:rsidR="00E31F79" w:rsidRPr="000C3AE6" w:rsidRDefault="00E31F79" w:rsidP="00E31F79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   opN3.a = “/”</w:t>
            </w:r>
          </w:p>
          <w:p w14:paraId="5D166BE9" w14:textId="77777777" w:rsidR="00E31F79" w:rsidRPr="000C3AE6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OpN3 -&gt; </w:t>
            </w:r>
            <w:r w:rsidRPr="000C3AE6">
              <w:rPr>
                <w:rFonts w:ascii="Arial" w:hAnsi="Arial" w:cs="Arial"/>
                <w:b/>
                <w:bCs/>
              </w:rPr>
              <w:t>%</w:t>
            </w:r>
          </w:p>
          <w:p w14:paraId="542EF9D2" w14:textId="77777777" w:rsidR="00904251" w:rsidRPr="000C3AE6" w:rsidRDefault="00E31F79" w:rsidP="00E31F79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  <w:b/>
                <w:bCs/>
              </w:rPr>
              <w:t xml:space="preserve">   </w:t>
            </w:r>
            <w:r w:rsidRPr="000C3AE6">
              <w:rPr>
                <w:rFonts w:ascii="Arial" w:hAnsi="Arial" w:cs="Arial"/>
              </w:rPr>
              <w:t>opN3.a = “%”</w:t>
            </w:r>
          </w:p>
          <w:p w14:paraId="0B33F607" w14:textId="5EF766C8" w:rsidR="00D04673" w:rsidRPr="00701BC2" w:rsidRDefault="00D04673" w:rsidP="00E31F79">
            <w:pPr>
              <w:jc w:val="both"/>
              <w:rPr>
                <w:rFonts w:ascii="Arial" w:hAnsi="Arial" w:cs="Arial"/>
                <w:lang w:val="es"/>
              </w:rPr>
            </w:pPr>
          </w:p>
        </w:tc>
      </w:tr>
    </w:tbl>
    <w:p w14:paraId="28971221" w14:textId="77777777" w:rsidR="001F4738" w:rsidRPr="00834A43" w:rsidRDefault="001F4738" w:rsidP="00834A43">
      <w:pPr>
        <w:jc w:val="both"/>
        <w:rPr>
          <w:color w:val="202122"/>
          <w:sz w:val="24"/>
          <w:szCs w:val="24"/>
          <w:shd w:val="clear" w:color="auto" w:fill="FFFFFF"/>
        </w:rPr>
      </w:pPr>
    </w:p>
    <w:sectPr w:rsidR="001F4738" w:rsidRPr="00834A43" w:rsidSect="00143C11">
      <w:pgSz w:w="11909" w:h="16834"/>
      <w:pgMar w:top="720" w:right="720" w:bottom="720" w:left="720" w:header="0" w:footer="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0FCFAA" w14:textId="77777777" w:rsidR="000210B0" w:rsidRDefault="000210B0" w:rsidP="006378F2">
      <w:pPr>
        <w:spacing w:line="240" w:lineRule="auto"/>
      </w:pPr>
      <w:r>
        <w:separator/>
      </w:r>
    </w:p>
  </w:endnote>
  <w:endnote w:type="continuationSeparator" w:id="0">
    <w:p w14:paraId="0C6778D8" w14:textId="77777777" w:rsidR="000210B0" w:rsidRDefault="000210B0" w:rsidP="006378F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1B1FE4" w14:textId="77777777" w:rsidR="000210B0" w:rsidRDefault="000210B0" w:rsidP="006378F2">
      <w:pPr>
        <w:spacing w:line="240" w:lineRule="auto"/>
      </w:pPr>
      <w:r>
        <w:separator/>
      </w:r>
    </w:p>
  </w:footnote>
  <w:footnote w:type="continuationSeparator" w:id="0">
    <w:p w14:paraId="39344C80" w14:textId="77777777" w:rsidR="000210B0" w:rsidRDefault="000210B0" w:rsidP="006378F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D045D"/>
    <w:multiLevelType w:val="hybridMultilevel"/>
    <w:tmpl w:val="A1C22966"/>
    <w:lvl w:ilvl="0" w:tplc="8A10287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1B451E"/>
    <w:multiLevelType w:val="multilevel"/>
    <w:tmpl w:val="AAD6538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37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30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5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61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83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96" w:hanging="1800"/>
      </w:pPr>
      <w:rPr>
        <w:rFonts w:hint="default"/>
      </w:rPr>
    </w:lvl>
  </w:abstractNum>
  <w:abstractNum w:abstractNumId="2" w15:restartNumberingAfterBreak="0">
    <w:nsid w:val="21101311"/>
    <w:multiLevelType w:val="hybridMultilevel"/>
    <w:tmpl w:val="BE2AD01C"/>
    <w:lvl w:ilvl="0" w:tplc="2CF2C0B6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3E77F2"/>
    <w:multiLevelType w:val="hybridMultilevel"/>
    <w:tmpl w:val="8DCA1400"/>
    <w:lvl w:ilvl="0" w:tplc="BD145894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5A3733"/>
    <w:multiLevelType w:val="hybridMultilevel"/>
    <w:tmpl w:val="D06EBAE0"/>
    <w:lvl w:ilvl="0" w:tplc="93884E5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EF702BC"/>
    <w:multiLevelType w:val="hybridMultilevel"/>
    <w:tmpl w:val="52A2A6E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5C52BC"/>
    <w:multiLevelType w:val="hybridMultilevel"/>
    <w:tmpl w:val="B0B0F25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9455DD"/>
    <w:multiLevelType w:val="multilevel"/>
    <w:tmpl w:val="786400EC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2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22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82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94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94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02" w:hanging="2160"/>
      </w:pPr>
      <w:rPr>
        <w:rFonts w:hint="default"/>
      </w:rPr>
    </w:lvl>
  </w:abstractNum>
  <w:abstractNum w:abstractNumId="8" w15:restartNumberingAfterBreak="0">
    <w:nsid w:val="3A1B5569"/>
    <w:multiLevelType w:val="hybridMultilevel"/>
    <w:tmpl w:val="D06EBAE0"/>
    <w:lvl w:ilvl="0" w:tplc="93884E5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5E77533"/>
    <w:multiLevelType w:val="hybridMultilevel"/>
    <w:tmpl w:val="0BF4E570"/>
    <w:lvl w:ilvl="0" w:tplc="AB0C982A">
      <w:start w:val="5"/>
      <w:numFmt w:val="bullet"/>
      <w:lvlText w:val="-"/>
      <w:lvlJc w:val="left"/>
      <w:pPr>
        <w:ind w:left="720" w:hanging="360"/>
      </w:pPr>
      <w:rPr>
        <w:rFonts w:ascii="Calibri" w:eastAsia="Arial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E07AE4"/>
    <w:multiLevelType w:val="multilevel"/>
    <w:tmpl w:val="786400EC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2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22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82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94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94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02" w:hanging="2160"/>
      </w:pPr>
      <w:rPr>
        <w:rFonts w:hint="default"/>
      </w:rPr>
    </w:lvl>
  </w:abstractNum>
  <w:abstractNum w:abstractNumId="11" w15:restartNumberingAfterBreak="0">
    <w:nsid w:val="4F7E6ACA"/>
    <w:multiLevelType w:val="multilevel"/>
    <w:tmpl w:val="155CBF6C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37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30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5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61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83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96" w:hanging="1800"/>
      </w:pPr>
      <w:rPr>
        <w:rFonts w:hint="default"/>
      </w:rPr>
    </w:lvl>
  </w:abstractNum>
  <w:abstractNum w:abstractNumId="12" w15:restartNumberingAfterBreak="0">
    <w:nsid w:val="547139CD"/>
    <w:multiLevelType w:val="hybridMultilevel"/>
    <w:tmpl w:val="BD02680C"/>
    <w:lvl w:ilvl="0" w:tplc="7820D722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D986773"/>
    <w:multiLevelType w:val="hybridMultilevel"/>
    <w:tmpl w:val="E71C9BBE"/>
    <w:lvl w:ilvl="0" w:tplc="4B3CC778">
      <w:start w:val="2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21156FC"/>
    <w:multiLevelType w:val="hybridMultilevel"/>
    <w:tmpl w:val="1BA8637A"/>
    <w:lvl w:ilvl="0" w:tplc="5F745422">
      <w:start w:val="3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222" w:hanging="360"/>
      </w:pPr>
    </w:lvl>
    <w:lvl w:ilvl="2" w:tplc="0C0A001B" w:tentative="1">
      <w:start w:val="1"/>
      <w:numFmt w:val="lowerRoman"/>
      <w:lvlText w:val="%3."/>
      <w:lvlJc w:val="right"/>
      <w:pPr>
        <w:ind w:left="1942" w:hanging="180"/>
      </w:pPr>
    </w:lvl>
    <w:lvl w:ilvl="3" w:tplc="0C0A000F" w:tentative="1">
      <w:start w:val="1"/>
      <w:numFmt w:val="decimal"/>
      <w:lvlText w:val="%4."/>
      <w:lvlJc w:val="left"/>
      <w:pPr>
        <w:ind w:left="2662" w:hanging="360"/>
      </w:pPr>
    </w:lvl>
    <w:lvl w:ilvl="4" w:tplc="0C0A0019" w:tentative="1">
      <w:start w:val="1"/>
      <w:numFmt w:val="lowerLetter"/>
      <w:lvlText w:val="%5."/>
      <w:lvlJc w:val="left"/>
      <w:pPr>
        <w:ind w:left="3382" w:hanging="360"/>
      </w:pPr>
    </w:lvl>
    <w:lvl w:ilvl="5" w:tplc="0C0A001B" w:tentative="1">
      <w:start w:val="1"/>
      <w:numFmt w:val="lowerRoman"/>
      <w:lvlText w:val="%6."/>
      <w:lvlJc w:val="right"/>
      <w:pPr>
        <w:ind w:left="4102" w:hanging="180"/>
      </w:pPr>
    </w:lvl>
    <w:lvl w:ilvl="6" w:tplc="0C0A000F" w:tentative="1">
      <w:start w:val="1"/>
      <w:numFmt w:val="decimal"/>
      <w:lvlText w:val="%7."/>
      <w:lvlJc w:val="left"/>
      <w:pPr>
        <w:ind w:left="4822" w:hanging="360"/>
      </w:pPr>
    </w:lvl>
    <w:lvl w:ilvl="7" w:tplc="0C0A0019" w:tentative="1">
      <w:start w:val="1"/>
      <w:numFmt w:val="lowerLetter"/>
      <w:lvlText w:val="%8."/>
      <w:lvlJc w:val="left"/>
      <w:pPr>
        <w:ind w:left="5542" w:hanging="360"/>
      </w:pPr>
    </w:lvl>
    <w:lvl w:ilvl="8" w:tplc="0C0A001B" w:tentative="1">
      <w:start w:val="1"/>
      <w:numFmt w:val="lowerRoman"/>
      <w:lvlText w:val="%9."/>
      <w:lvlJc w:val="right"/>
      <w:pPr>
        <w:ind w:left="6262" w:hanging="180"/>
      </w:pPr>
    </w:lvl>
  </w:abstractNum>
  <w:num w:numId="1">
    <w:abstractNumId w:val="5"/>
  </w:num>
  <w:num w:numId="2">
    <w:abstractNumId w:val="6"/>
  </w:num>
  <w:num w:numId="3">
    <w:abstractNumId w:val="7"/>
  </w:num>
  <w:num w:numId="4">
    <w:abstractNumId w:val="9"/>
  </w:num>
  <w:num w:numId="5">
    <w:abstractNumId w:val="13"/>
  </w:num>
  <w:num w:numId="6">
    <w:abstractNumId w:val="4"/>
  </w:num>
  <w:num w:numId="7">
    <w:abstractNumId w:val="8"/>
  </w:num>
  <w:num w:numId="8">
    <w:abstractNumId w:val="3"/>
  </w:num>
  <w:num w:numId="9">
    <w:abstractNumId w:val="12"/>
  </w:num>
  <w:num w:numId="10">
    <w:abstractNumId w:val="0"/>
  </w:num>
  <w:num w:numId="11">
    <w:abstractNumId w:val="2"/>
  </w:num>
  <w:num w:numId="12">
    <w:abstractNumId w:val="1"/>
  </w:num>
  <w:num w:numId="13">
    <w:abstractNumId w:val="10"/>
  </w:num>
  <w:num w:numId="14">
    <w:abstractNumId w:val="11"/>
  </w:num>
  <w:num w:numId="15">
    <w:abstractNumId w:val="1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Borja Aday Guadalupe Luis">
    <w15:presenceInfo w15:providerId="Windows Live" w15:userId="167043883dec6d7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5C60"/>
    <w:rsid w:val="00000747"/>
    <w:rsid w:val="00020F52"/>
    <w:rsid w:val="000210B0"/>
    <w:rsid w:val="00056145"/>
    <w:rsid w:val="00072E1C"/>
    <w:rsid w:val="00093824"/>
    <w:rsid w:val="000B3F92"/>
    <w:rsid w:val="000B42AE"/>
    <w:rsid w:val="000C19D5"/>
    <w:rsid w:val="000C3AE6"/>
    <w:rsid w:val="000F6CBF"/>
    <w:rsid w:val="0010170A"/>
    <w:rsid w:val="00106428"/>
    <w:rsid w:val="00137149"/>
    <w:rsid w:val="00143C11"/>
    <w:rsid w:val="001632D1"/>
    <w:rsid w:val="00165A5E"/>
    <w:rsid w:val="001A3231"/>
    <w:rsid w:val="001A7871"/>
    <w:rsid w:val="001B588E"/>
    <w:rsid w:val="001D79CD"/>
    <w:rsid w:val="001F4738"/>
    <w:rsid w:val="00201EE8"/>
    <w:rsid w:val="00234E38"/>
    <w:rsid w:val="00242770"/>
    <w:rsid w:val="00262778"/>
    <w:rsid w:val="00265A51"/>
    <w:rsid w:val="0028194D"/>
    <w:rsid w:val="00291189"/>
    <w:rsid w:val="00295B83"/>
    <w:rsid w:val="002B39BA"/>
    <w:rsid w:val="002F1BB1"/>
    <w:rsid w:val="0030624D"/>
    <w:rsid w:val="0032645A"/>
    <w:rsid w:val="00344BDB"/>
    <w:rsid w:val="00363E92"/>
    <w:rsid w:val="00390429"/>
    <w:rsid w:val="0039207B"/>
    <w:rsid w:val="003B54AF"/>
    <w:rsid w:val="003F557B"/>
    <w:rsid w:val="004044F0"/>
    <w:rsid w:val="004075DA"/>
    <w:rsid w:val="00421AAF"/>
    <w:rsid w:val="004349B1"/>
    <w:rsid w:val="0046226A"/>
    <w:rsid w:val="00464518"/>
    <w:rsid w:val="00481D33"/>
    <w:rsid w:val="00495831"/>
    <w:rsid w:val="004B2184"/>
    <w:rsid w:val="004B47B6"/>
    <w:rsid w:val="004C256C"/>
    <w:rsid w:val="004D6C63"/>
    <w:rsid w:val="0052439F"/>
    <w:rsid w:val="00534497"/>
    <w:rsid w:val="005450E4"/>
    <w:rsid w:val="005475B1"/>
    <w:rsid w:val="00555DAF"/>
    <w:rsid w:val="00561761"/>
    <w:rsid w:val="0057570A"/>
    <w:rsid w:val="0059236A"/>
    <w:rsid w:val="0059532D"/>
    <w:rsid w:val="005A1D33"/>
    <w:rsid w:val="005A6F2A"/>
    <w:rsid w:val="005B31C4"/>
    <w:rsid w:val="005C6548"/>
    <w:rsid w:val="005E1AC6"/>
    <w:rsid w:val="005F66B4"/>
    <w:rsid w:val="00620299"/>
    <w:rsid w:val="00631F4C"/>
    <w:rsid w:val="00634BDE"/>
    <w:rsid w:val="006378F2"/>
    <w:rsid w:val="006511CB"/>
    <w:rsid w:val="00665290"/>
    <w:rsid w:val="006B0139"/>
    <w:rsid w:val="006C269C"/>
    <w:rsid w:val="006C4FBF"/>
    <w:rsid w:val="006F0BD8"/>
    <w:rsid w:val="00701BC2"/>
    <w:rsid w:val="00704301"/>
    <w:rsid w:val="007512A9"/>
    <w:rsid w:val="007534BB"/>
    <w:rsid w:val="007726C8"/>
    <w:rsid w:val="00781DB5"/>
    <w:rsid w:val="007A7358"/>
    <w:rsid w:val="007B708E"/>
    <w:rsid w:val="008049C5"/>
    <w:rsid w:val="0080600C"/>
    <w:rsid w:val="00822E73"/>
    <w:rsid w:val="00834A43"/>
    <w:rsid w:val="0088188A"/>
    <w:rsid w:val="008B0B40"/>
    <w:rsid w:val="008B2814"/>
    <w:rsid w:val="008D77FD"/>
    <w:rsid w:val="008D78BC"/>
    <w:rsid w:val="008E7C7D"/>
    <w:rsid w:val="008F21D3"/>
    <w:rsid w:val="00903834"/>
    <w:rsid w:val="00904251"/>
    <w:rsid w:val="00920D36"/>
    <w:rsid w:val="00941DF1"/>
    <w:rsid w:val="00942F75"/>
    <w:rsid w:val="009535DC"/>
    <w:rsid w:val="00964FB4"/>
    <w:rsid w:val="00984421"/>
    <w:rsid w:val="00992737"/>
    <w:rsid w:val="009A0EA7"/>
    <w:rsid w:val="009B5A1F"/>
    <w:rsid w:val="009C6AC3"/>
    <w:rsid w:val="009D0B9C"/>
    <w:rsid w:val="009D4A58"/>
    <w:rsid w:val="009E3F07"/>
    <w:rsid w:val="00A01AC5"/>
    <w:rsid w:val="00A1048B"/>
    <w:rsid w:val="00A1482A"/>
    <w:rsid w:val="00A22E09"/>
    <w:rsid w:val="00A30D41"/>
    <w:rsid w:val="00A753BA"/>
    <w:rsid w:val="00A9280A"/>
    <w:rsid w:val="00A97879"/>
    <w:rsid w:val="00AA6302"/>
    <w:rsid w:val="00AC2134"/>
    <w:rsid w:val="00AC5FA9"/>
    <w:rsid w:val="00AE6953"/>
    <w:rsid w:val="00AF76CC"/>
    <w:rsid w:val="00B0793C"/>
    <w:rsid w:val="00B15D1B"/>
    <w:rsid w:val="00B557F1"/>
    <w:rsid w:val="00BA53FD"/>
    <w:rsid w:val="00BB22F6"/>
    <w:rsid w:val="00BB76A7"/>
    <w:rsid w:val="00BD515E"/>
    <w:rsid w:val="00BF3396"/>
    <w:rsid w:val="00BF3EB9"/>
    <w:rsid w:val="00BF3ED2"/>
    <w:rsid w:val="00C036CA"/>
    <w:rsid w:val="00C24FCD"/>
    <w:rsid w:val="00CB2CDF"/>
    <w:rsid w:val="00CC5D0F"/>
    <w:rsid w:val="00D04673"/>
    <w:rsid w:val="00D0523A"/>
    <w:rsid w:val="00D15C60"/>
    <w:rsid w:val="00D171B4"/>
    <w:rsid w:val="00D20616"/>
    <w:rsid w:val="00D31144"/>
    <w:rsid w:val="00D37549"/>
    <w:rsid w:val="00D72530"/>
    <w:rsid w:val="00D95BE3"/>
    <w:rsid w:val="00DA2102"/>
    <w:rsid w:val="00DA542E"/>
    <w:rsid w:val="00DB10EF"/>
    <w:rsid w:val="00DB7591"/>
    <w:rsid w:val="00DC3A46"/>
    <w:rsid w:val="00DC4DC8"/>
    <w:rsid w:val="00E10EC0"/>
    <w:rsid w:val="00E11D2E"/>
    <w:rsid w:val="00E31F79"/>
    <w:rsid w:val="00E625B6"/>
    <w:rsid w:val="00E67085"/>
    <w:rsid w:val="00E70F20"/>
    <w:rsid w:val="00EA0072"/>
    <w:rsid w:val="00EA274A"/>
    <w:rsid w:val="00EA7AD7"/>
    <w:rsid w:val="00EB2688"/>
    <w:rsid w:val="00ED5EDD"/>
    <w:rsid w:val="00EF5C6C"/>
    <w:rsid w:val="00F50F68"/>
    <w:rsid w:val="00F53EB9"/>
    <w:rsid w:val="00F91F42"/>
    <w:rsid w:val="00FE1FC9"/>
    <w:rsid w:val="00FE5C53"/>
    <w:rsid w:val="00FF09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5F1B6E"/>
  <w15:docId w15:val="{45A23D28-C7CA-4B84-8654-6A6F44F42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rsid w:val="0088188A"/>
    <w:pPr>
      <w:keepNext/>
      <w:keepLines/>
      <w:spacing w:before="400" w:after="120"/>
      <w:outlineLvl w:val="0"/>
    </w:pPr>
    <w:rPr>
      <w:rFonts w:ascii="Calibri Light" w:hAnsi="Calibri Light"/>
      <w:b/>
      <w:color w:val="1F497D" w:themeColor="text2"/>
      <w:sz w:val="32"/>
      <w:szCs w:val="40"/>
    </w:rPr>
  </w:style>
  <w:style w:type="paragraph" w:styleId="Ttulo2">
    <w:name w:val="heading 2"/>
    <w:basedOn w:val="Normal"/>
    <w:next w:val="Normal"/>
    <w:uiPriority w:val="9"/>
    <w:unhideWhenUsed/>
    <w:qFormat/>
    <w:rsid w:val="00903834"/>
    <w:pPr>
      <w:keepNext/>
      <w:keepLines/>
      <w:spacing w:before="360" w:after="120"/>
      <w:outlineLvl w:val="1"/>
    </w:pPr>
    <w:rPr>
      <w:rFonts w:ascii="Calibri Light" w:hAnsi="Calibri Light"/>
      <w:b/>
      <w:color w:val="1F497D" w:themeColor="text2"/>
      <w:sz w:val="28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Sinespaciado">
    <w:name w:val="No Spacing"/>
    <w:link w:val="SinespaciadoCar"/>
    <w:uiPriority w:val="1"/>
    <w:qFormat/>
    <w:rsid w:val="00481D33"/>
    <w:pPr>
      <w:spacing w:line="240" w:lineRule="auto"/>
    </w:pPr>
    <w:rPr>
      <w:rFonts w:asciiTheme="minorHAnsi" w:eastAsiaTheme="minorEastAsia" w:hAnsiTheme="minorHAnsi" w:cstheme="minorBidi"/>
      <w:lang w:val="en-US" w:eastAsia="zh-CN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481D33"/>
    <w:rPr>
      <w:rFonts w:asciiTheme="minorHAnsi" w:eastAsiaTheme="minorEastAsia" w:hAnsiTheme="minorHAnsi" w:cstheme="minorBidi"/>
      <w:lang w:val="en-US" w:eastAsia="zh-CN"/>
    </w:rPr>
  </w:style>
  <w:style w:type="paragraph" w:styleId="Prrafodelista">
    <w:name w:val="List Paragraph"/>
    <w:basedOn w:val="Normal"/>
    <w:uiPriority w:val="34"/>
    <w:qFormat/>
    <w:rsid w:val="0088188A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88188A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Cs w:val="32"/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88188A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88188A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6378F2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378F2"/>
  </w:style>
  <w:style w:type="paragraph" w:styleId="Piedepgina">
    <w:name w:val="footer"/>
    <w:basedOn w:val="Normal"/>
    <w:link w:val="PiedepginaCar"/>
    <w:uiPriority w:val="99"/>
    <w:unhideWhenUsed/>
    <w:rsid w:val="006378F2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378F2"/>
  </w:style>
  <w:style w:type="character" w:styleId="nfasisintenso">
    <w:name w:val="Intense Emphasis"/>
    <w:basedOn w:val="Fuentedeprrafopredeter"/>
    <w:uiPriority w:val="21"/>
    <w:qFormat/>
    <w:rsid w:val="006378F2"/>
    <w:rPr>
      <w:i/>
      <w:iCs/>
      <w:color w:val="4F81BD" w:themeColor="accent1"/>
    </w:rPr>
  </w:style>
  <w:style w:type="table" w:styleId="Tablaconcuadrcula">
    <w:name w:val="Table Grid"/>
    <w:basedOn w:val="Tablanormal"/>
    <w:uiPriority w:val="39"/>
    <w:rsid w:val="00143C11"/>
    <w:pPr>
      <w:spacing w:line="240" w:lineRule="auto"/>
    </w:pPr>
    <w:rPr>
      <w:rFonts w:asciiTheme="minorHAnsi" w:eastAsiaTheme="minorHAnsi" w:hAnsiTheme="minorHAnsi" w:cstheme="minorBidi"/>
      <w:lang w:val="es-E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9C6AC3"/>
    <w:pPr>
      <w:autoSpaceDE w:val="0"/>
      <w:autoSpaceDN w:val="0"/>
      <w:adjustRightInd w:val="0"/>
      <w:spacing w:line="240" w:lineRule="auto"/>
    </w:pPr>
    <w:rPr>
      <w:rFonts w:ascii="Calibri" w:hAnsi="Calibri" w:cs="Calibri"/>
      <w:color w:val="000000"/>
      <w:sz w:val="24"/>
      <w:szCs w:val="24"/>
      <w:lang w:val="es-ES"/>
    </w:rPr>
  </w:style>
  <w:style w:type="paragraph" w:styleId="TDC2">
    <w:name w:val="toc 2"/>
    <w:basedOn w:val="Normal"/>
    <w:next w:val="Normal"/>
    <w:autoRedefine/>
    <w:uiPriority w:val="39"/>
    <w:unhideWhenUsed/>
    <w:rsid w:val="008B2814"/>
    <w:pPr>
      <w:spacing w:after="100"/>
      <w:ind w:left="220"/>
    </w:pPr>
  </w:style>
  <w:style w:type="paragraph" w:styleId="NormalWeb">
    <w:name w:val="Normal (Web)"/>
    <w:basedOn w:val="Normal"/>
    <w:uiPriority w:val="99"/>
    <w:semiHidden/>
    <w:unhideWhenUsed/>
    <w:rsid w:val="009E3F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119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85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0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people" Target="people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18C0B1-5A51-4E96-932E-949AE7FBCB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2033</TotalTime>
  <Pages>13</Pages>
  <Words>2492</Words>
  <Characters>13706</Characters>
  <Application>Microsoft Office Word</Application>
  <DocSecurity>0</DocSecurity>
  <Lines>114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Práctica 3</vt:lpstr>
    </vt:vector>
  </TitlesOfParts>
  <Company/>
  <LinksUpToDate>false</LinksUpToDate>
  <CharactersWithSpaces>16166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Práctica 3</dc:title>
  <dc:subject>Procesadores de Lenguajes</dc:subject>
  <dc:creator>Borja Aday Guadalupe Luis</dc:creator>
  <cp:lastModifiedBy>Borja Aday Guadalupe Luis</cp:lastModifiedBy>
  <cp:revision>100</cp:revision>
  <cp:lastPrinted>2021-05-20T19:32:00Z</cp:lastPrinted>
  <dcterms:created xsi:type="dcterms:W3CDTF">2021-03-14T17:34:00Z</dcterms:created>
  <dcterms:modified xsi:type="dcterms:W3CDTF">2021-05-21T00:20:00Z</dcterms:modified>
</cp:coreProperties>
</file>