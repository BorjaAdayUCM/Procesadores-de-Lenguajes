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434156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46927067" w14:textId="31D2AF68" w:rsidR="00701BC2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434156" w:history="1">
            <w:r w:rsidR="00701BC2" w:rsidRPr="00262777">
              <w:rPr>
                <w:rStyle w:val="Hipervnculo"/>
                <w:noProof/>
              </w:rPr>
              <w:t>Índice</w:t>
            </w:r>
            <w:r w:rsidR="00701BC2">
              <w:rPr>
                <w:noProof/>
                <w:webHidden/>
              </w:rPr>
              <w:tab/>
            </w:r>
            <w:r w:rsidR="00701BC2">
              <w:rPr>
                <w:noProof/>
                <w:webHidden/>
              </w:rPr>
              <w:fldChar w:fldCharType="begin"/>
            </w:r>
            <w:r w:rsidR="00701BC2">
              <w:rPr>
                <w:noProof/>
                <w:webHidden/>
              </w:rPr>
              <w:instrText xml:space="preserve"> PAGEREF _Toc72434156 \h </w:instrText>
            </w:r>
            <w:r w:rsidR="00701BC2">
              <w:rPr>
                <w:noProof/>
                <w:webHidden/>
              </w:rPr>
            </w:r>
            <w:r w:rsidR="00701BC2"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2</w:t>
            </w:r>
            <w:r w:rsidR="00701BC2">
              <w:rPr>
                <w:noProof/>
                <w:webHidden/>
              </w:rPr>
              <w:fldChar w:fldCharType="end"/>
            </w:r>
          </w:hyperlink>
        </w:p>
        <w:p w14:paraId="7AEEE8EB" w14:textId="2CD2DE90" w:rsidR="00701BC2" w:rsidRDefault="00701BC2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57" w:history="1">
            <w:r w:rsidRPr="00262777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62777">
              <w:rPr>
                <w:rStyle w:val="Hipervnculo"/>
                <w:noProof/>
              </w:rPr>
              <w:t>Sintaxis abstracta.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86D8" w14:textId="117F0EF3" w:rsidR="00701BC2" w:rsidRDefault="00701BC2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58" w:history="1">
            <w:r w:rsidRPr="00262777">
              <w:rPr>
                <w:rStyle w:val="Hipervnculo"/>
                <w:noProof/>
              </w:rPr>
              <w:t>2.Constructor de árboles de sintaxis abstracta (ASTs).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CF88" w14:textId="4535E474" w:rsidR="00701BC2" w:rsidRDefault="00701BC2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59" w:history="1">
            <w:r w:rsidRPr="00262777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62777">
              <w:rPr>
                <w:rStyle w:val="Hipervnculo"/>
                <w:noProof/>
              </w:rPr>
              <w:t>Funciones semánticas.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D5DB0" w14:textId="2F575910" w:rsidR="00701BC2" w:rsidRDefault="00701BC2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4160" w:history="1">
            <w:r w:rsidRPr="00262777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262777">
              <w:rPr>
                <w:rStyle w:val="Hipervnculo"/>
                <w:noProof/>
              </w:rPr>
              <w:t>Acondicionamiento para implementación descendente.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451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07DA" w14:textId="77FFF523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434157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531"/>
        <w:gridCol w:w="5928"/>
      </w:tblGrid>
      <w:tr w:rsidR="00143C11" w:rsidRPr="00143C11" w14:paraId="43643F2E" w14:textId="77777777" w:rsidTr="00EF5C6C">
        <w:tc>
          <w:tcPr>
            <w:tcW w:w="2166" w:type="pct"/>
            <w:shd w:val="clear" w:color="auto" w:fill="F2DBDB" w:themeFill="accent2" w:themeFillTint="33"/>
          </w:tcPr>
          <w:p w14:paraId="0B290D8D" w14:textId="548A40DE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Tiny </w:t>
            </w:r>
            <w:r w:rsidR="00EF5C6C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834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EF5C6C">
        <w:tc>
          <w:tcPr>
            <w:tcW w:w="2166" w:type="pct"/>
            <w:shd w:val="clear" w:color="auto" w:fill="DBE5F1" w:themeFill="accent1" w:themeFillTint="33"/>
          </w:tcPr>
          <w:p w14:paraId="7B257BBD" w14:textId="573045C8" w:rsidR="00EF5C6C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71F1ECB6" w14:textId="5F91B6A0" w:rsidR="00D31144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4AEB2971" w14:textId="77777777" w:rsidR="00D31144" w:rsidRPr="000C3AE6" w:rsidRDefault="00D31144" w:rsidP="00EF5C6C">
            <w:pPr>
              <w:rPr>
                <w:rFonts w:ascii="Arial" w:hAnsi="Arial" w:cs="Arial"/>
              </w:rPr>
            </w:pPr>
          </w:p>
          <w:p w14:paraId="68090874" w14:textId="3938964F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LDecs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; </w:t>
            </w:r>
            <w:r w:rsidRPr="000C3AE6">
              <w:rPr>
                <w:rFonts w:ascii="Arial" w:hAnsi="Arial" w:cs="Arial"/>
              </w:rPr>
              <w:t>Dec</w:t>
            </w:r>
          </w:p>
          <w:p w14:paraId="3D9641A7" w14:textId="4632E87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LDecs -&gt; Dec</w:t>
            </w:r>
          </w:p>
          <w:p w14:paraId="2A0C5D78" w14:textId="279E9A44" w:rsidR="00D31144" w:rsidRPr="000C3AE6" w:rsidRDefault="00D31144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LDecs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5D77E8A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C2517C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60ED1B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191175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4638B8E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091B138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EC9A53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 -&gt; LParams </w:t>
            </w:r>
            <w:r w:rsidRPr="000C3AE6">
              <w:rPr>
                <w:rFonts w:ascii="Arial" w:hAnsi="Arial" w:cs="Arial"/>
                <w:b/>
                <w:bCs/>
              </w:rPr>
              <w:t>,</w:t>
            </w:r>
            <w:r w:rsidRPr="000C3AE6">
              <w:rPr>
                <w:rFonts w:ascii="Arial" w:hAnsi="Arial" w:cs="Arial"/>
              </w:rPr>
              <w:t xml:space="preserve"> Param</w:t>
            </w:r>
          </w:p>
          <w:p w14:paraId="48D43A7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Param</w:t>
            </w:r>
          </w:p>
          <w:p w14:paraId="10D4FC5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ε</w:t>
            </w:r>
          </w:p>
          <w:p w14:paraId="55E2810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D7C01E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4962663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5EF74D20" w14:textId="695CC92C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="00D31144" w:rsidRPr="000C3AE6">
              <w:rPr>
                <w:rFonts w:ascii="Arial" w:hAnsi="Arial" w:cs="Arial"/>
              </w:rPr>
              <w:t>ε</w:t>
            </w:r>
          </w:p>
          <w:p w14:paraId="5056B0F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A02C7F" w14:textId="5DA31D95" w:rsidR="00C24FCD" w:rsidRPr="000C3AE6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70B6A526" w14:textId="55B2BD90" w:rsidR="00C24FCD" w:rsidRPr="000C3AE6" w:rsidRDefault="00C24FCD" w:rsidP="00C24FCD">
            <w:pPr>
              <w:ind w:left="708" w:hanging="708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258E42BD" w14:textId="451F0E63" w:rsidR="00C24FCD" w:rsidRPr="000C3AE6" w:rsidRDefault="00C24FCD" w:rsidP="00C24FCD">
            <w:pPr>
              <w:ind w:left="708" w:hanging="708"/>
              <w:rPr>
                <w:rFonts w:ascii="Arial" w:hAnsi="Arial" w:cs="Arial"/>
                <w:rPrChange w:id="2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ins w:id="3" w:author="Borja Aday Guadalupe Luis" w:date="2021-05-19T19:44:00Z">
              <w:r w:rsidRPr="000C3AE6">
                <w:rPr>
                  <w:rFonts w:ascii="Arial" w:hAnsi="Arial" w:cs="Arial"/>
                </w:rPr>
                <w:t>ε</w:t>
              </w:r>
            </w:ins>
          </w:p>
          <w:p w14:paraId="285D5AFE" w14:textId="77777777" w:rsidR="00EF5C6C" w:rsidRPr="000C3AE6" w:rsidRDefault="00EF5C6C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20789B3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4DE757C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3F1E91F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12D22DBD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243154F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394A4F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4889D53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6AC5D3B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4257A51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LCampos -&gt; LCampos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Campo</w:t>
            </w:r>
          </w:p>
          <w:p w14:paraId="401D8D87" w14:textId="758045D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 -&gt; Campo</w:t>
            </w:r>
          </w:p>
          <w:p w14:paraId="48CB54A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B7A5D2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0C70896B" w14:textId="01ED9B7D" w:rsidR="00EF5C6C" w:rsidRPr="000C3AE6" w:rsidRDefault="00EF5C6C" w:rsidP="00072E1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54548CC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AAAD13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 -&gt; LIns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Ins</w:t>
            </w:r>
          </w:p>
          <w:p w14:paraId="41D8395D" w14:textId="0A90F128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 -&gt; Ins</w:t>
            </w:r>
          </w:p>
          <w:p w14:paraId="1F1D6ED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7310D1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3FCFD19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2A799F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if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then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endif</w:t>
            </w:r>
          </w:p>
          <w:p w14:paraId="12C98C7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if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then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 xml:space="preserve">else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endif</w:t>
            </w:r>
          </w:p>
          <w:p w14:paraId="591E89D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</w:rPr>
              <w:t>endwhile</w:t>
            </w:r>
          </w:p>
          <w:p w14:paraId="039C054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138369C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LinsV -&gt; LinsV </w:t>
            </w:r>
            <w:r w:rsidRPr="000C3AE6">
              <w:rPr>
                <w:rFonts w:ascii="Arial" w:hAnsi="Arial" w:cs="Arial"/>
                <w:b/>
                <w:bCs/>
              </w:rPr>
              <w:t>;</w:t>
            </w:r>
            <w:r w:rsidRPr="000C3AE6">
              <w:rPr>
                <w:rFonts w:ascii="Arial" w:hAnsi="Arial" w:cs="Arial"/>
              </w:rPr>
              <w:t xml:space="preserve"> Ins</w:t>
            </w:r>
          </w:p>
          <w:p w14:paraId="337CFFB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 -&gt; Ins</w:t>
            </w:r>
          </w:p>
          <w:p w14:paraId="5D6AA07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 -&gt; ε</w:t>
            </w:r>
          </w:p>
          <w:p w14:paraId="77343E5F" w14:textId="77777777" w:rsidR="00634BDE" w:rsidRPr="000C3AE6" w:rsidRDefault="00634BDE" w:rsidP="00EF5C6C">
            <w:pPr>
              <w:rPr>
                <w:rFonts w:ascii="Arial" w:hAnsi="Arial" w:cs="Arial"/>
              </w:rPr>
            </w:pPr>
          </w:p>
          <w:p w14:paraId="5061551D" w14:textId="29172006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410B0DF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602424DB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65A6DB1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D310DE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6DEE2D8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6554939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 </w:t>
            </w:r>
          </w:p>
          <w:p w14:paraId="78AFE1A5" w14:textId="6BF44D1F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LParamsReales -&gt; LParamsReales </w:t>
            </w:r>
            <w:r w:rsidRPr="000C3AE6">
              <w:rPr>
                <w:rFonts w:ascii="Arial" w:hAnsi="Arial" w:cs="Arial"/>
                <w:b/>
                <w:bCs/>
              </w:rPr>
              <w:t>,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0E70819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LParamsReales -&gt; E0</w:t>
            </w:r>
          </w:p>
          <w:p w14:paraId="31F4A878" w14:textId="5151A2B3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LParamsReales -&gt; ε </w:t>
            </w:r>
          </w:p>
          <w:p w14:paraId="11EFD74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923079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0FE770F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CE6962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E0 -&gt; E1 </w:t>
            </w:r>
            <w:r w:rsidRPr="000C3AE6">
              <w:rPr>
                <w:rFonts w:ascii="Arial" w:hAnsi="Arial" w:cs="Arial"/>
                <w:b/>
                <w:bCs/>
              </w:rPr>
              <w:t xml:space="preserve">+ </w:t>
            </w:r>
            <w:r w:rsidRPr="000C3AE6">
              <w:rPr>
                <w:rFonts w:ascii="Arial" w:hAnsi="Arial" w:cs="Arial"/>
              </w:rPr>
              <w:t>E0</w:t>
            </w:r>
          </w:p>
          <w:p w14:paraId="751AC30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E0 -&gt; E1 </w:t>
            </w:r>
            <w:r w:rsidRPr="000C3AE6">
              <w:rPr>
                <w:rFonts w:ascii="Arial" w:hAnsi="Arial" w:cs="Arial"/>
              </w:rPr>
              <w:softHyphen/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  <w:b/>
                <w:bCs/>
              </w:rPr>
              <w:softHyphen/>
            </w:r>
            <w:r w:rsidRPr="000C3AE6">
              <w:rPr>
                <w:rFonts w:ascii="Arial" w:hAnsi="Arial" w:cs="Arial"/>
              </w:rPr>
              <w:t>E1</w:t>
            </w:r>
          </w:p>
          <w:p w14:paraId="1EBA0A7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E0 -&gt; E1</w:t>
            </w:r>
          </w:p>
          <w:p w14:paraId="4B6D34D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9013D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E1 OpN1 E2</w:t>
            </w:r>
          </w:p>
          <w:p w14:paraId="2D54DCE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E1 -&gt; E2</w:t>
            </w:r>
          </w:p>
          <w:p w14:paraId="58F3956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3B677A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E2 OpN2 E3</w:t>
            </w:r>
          </w:p>
          <w:p w14:paraId="5A189A6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E3</w:t>
            </w:r>
          </w:p>
          <w:p w14:paraId="78ED6E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47AE87E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 OpN3 E4</w:t>
            </w:r>
          </w:p>
          <w:p w14:paraId="0DA148D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</w:t>
            </w:r>
          </w:p>
          <w:p w14:paraId="5160181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E89B19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336E589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2B48E92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272455C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7FB956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 xml:space="preserve">[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]</w:t>
            </w:r>
          </w:p>
          <w:p w14:paraId="499E54C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>. identificador</w:t>
            </w:r>
          </w:p>
          <w:p w14:paraId="5A27F68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</w:rPr>
              <w:t>-&gt; identificador</w:t>
            </w:r>
          </w:p>
          <w:p w14:paraId="4A2A039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E5 -&gt; E6</w:t>
            </w:r>
          </w:p>
          <w:p w14:paraId="48D7C0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7EF553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53A4018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55DC8CB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090FF49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4264A9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0C07B27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1E56102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66B6F70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14304E65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1C3C33A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4C96B25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C4556B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B1C04B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1CEDCBB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1C0857E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07209E3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0963974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4CAE4D3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55D4FE1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67247A4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7D74631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750A4D0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273936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58DB28A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0A251CAF" w14:textId="6AB259CA" w:rsidR="00143C11" w:rsidRPr="000C3AE6" w:rsidRDefault="00EF5C6C" w:rsidP="00EF5C6C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</w:tc>
        <w:tc>
          <w:tcPr>
            <w:tcW w:w="2834" w:type="pct"/>
            <w:shd w:val="clear" w:color="auto" w:fill="F2F2F2" w:themeFill="background1" w:themeFillShade="F2"/>
          </w:tcPr>
          <w:p w14:paraId="20F5943F" w14:textId="31A787D5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programa_sin_decs: LIns -&gt; Programa</w:t>
            </w:r>
          </w:p>
          <w:p w14:paraId="0844FC3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programa_con_decs: LDecs x LIns -&gt; Programa</w:t>
            </w:r>
          </w:p>
          <w:p w14:paraId="598CC72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C243E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decs_1: Dec -&gt; LDecs</w:t>
            </w:r>
          </w:p>
          <w:p w14:paraId="1FB4732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decs_muchas: LDecs x Dec -&gt; LDecs</w:t>
            </w:r>
          </w:p>
          <w:p w14:paraId="68B25E6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DDCA15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dec_var: Tipo x string -&gt; Dec</w:t>
            </w:r>
          </w:p>
          <w:p w14:paraId="3425324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dec_type: Tipo x string -&gt; Dec</w:t>
            </w:r>
          </w:p>
          <w:p w14:paraId="1205F0A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8EE3F5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dec_proc_sin_pf: string x Bloque -&gt; Dec</w:t>
            </w:r>
          </w:p>
          <w:p w14:paraId="3700AC12" w14:textId="336978E9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dec_proc_con_pf: string x </w:t>
            </w:r>
            <w:r w:rsidR="008E7C7D" w:rsidRPr="000C3AE6">
              <w:rPr>
                <w:rFonts w:ascii="Arial" w:hAnsi="Arial" w:cs="Arial"/>
              </w:rPr>
              <w:t>LParams</w:t>
            </w:r>
            <w:r w:rsidRPr="000C3AE6">
              <w:rPr>
                <w:rFonts w:ascii="Arial" w:hAnsi="Arial" w:cs="Arial"/>
              </w:rPr>
              <w:t xml:space="preserve"> x Bloque -&gt; Dec</w:t>
            </w:r>
          </w:p>
          <w:p w14:paraId="2FD6029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02EECDE" w14:textId="4336C7AF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bloque_</w:t>
            </w:r>
            <w:del w:id="4" w:author="Borja Aday Guadalupe Luis" w:date="2021-05-19T20:12:00Z">
              <w:r w:rsidRPr="000C3AE6" w:rsidDel="00FF09A2">
                <w:rPr>
                  <w:rFonts w:ascii="Arial" w:hAnsi="Arial" w:cs="Arial"/>
                </w:rPr>
                <w:delText>vacio</w:delText>
              </w:r>
            </w:del>
            <w:ins w:id="5" w:author="Borja Aday Guadalupe Luis" w:date="2021-05-19T20:12:00Z">
              <w:r w:rsidR="00FF09A2" w:rsidRPr="000C3AE6">
                <w:rPr>
                  <w:rFonts w:ascii="Arial" w:hAnsi="Arial" w:cs="Arial"/>
                </w:rPr>
                <w:t>sin_programa</w:t>
              </w:r>
            </w:ins>
            <w:r w:rsidRPr="000C3AE6">
              <w:rPr>
                <w:rFonts w:ascii="Arial" w:hAnsi="Arial" w:cs="Arial"/>
              </w:rPr>
              <w:t>: -&gt; Bloque</w:t>
            </w:r>
          </w:p>
          <w:p w14:paraId="6341E473" w14:textId="3E932D5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bloque_</w:t>
            </w:r>
            <w:del w:id="6" w:author="Borja Aday Guadalupe Luis" w:date="2021-05-19T20:12:00Z">
              <w:r w:rsidRPr="000C3AE6" w:rsidDel="00FF09A2">
                <w:rPr>
                  <w:rFonts w:ascii="Arial" w:hAnsi="Arial" w:cs="Arial"/>
                </w:rPr>
                <w:delText>no</w:delText>
              </w:r>
            </w:del>
            <w:ins w:id="7" w:author="Borja Aday Guadalupe Luis" w:date="2021-05-19T20:12:00Z">
              <w:r w:rsidR="00FF09A2" w:rsidRPr="000C3AE6">
                <w:rPr>
                  <w:rFonts w:ascii="Arial" w:hAnsi="Arial" w:cs="Arial"/>
                </w:rPr>
                <w:t>con</w:t>
              </w:r>
            </w:ins>
            <w:r w:rsidRPr="000C3AE6">
              <w:rPr>
                <w:rFonts w:ascii="Arial" w:hAnsi="Arial" w:cs="Arial"/>
              </w:rPr>
              <w:t>_</w:t>
            </w:r>
            <w:del w:id="8" w:author="Borja Aday Guadalupe Luis" w:date="2021-05-19T20:12:00Z">
              <w:r w:rsidRPr="000C3AE6" w:rsidDel="00FF09A2">
                <w:rPr>
                  <w:rFonts w:ascii="Arial" w:hAnsi="Arial" w:cs="Arial"/>
                </w:rPr>
                <w:delText>vacio</w:delText>
              </w:r>
            </w:del>
            <w:ins w:id="9" w:author="Borja Aday Guadalupe Luis" w:date="2021-05-19T20:12:00Z">
              <w:r w:rsidR="00FF09A2" w:rsidRPr="000C3AE6">
                <w:rPr>
                  <w:rFonts w:ascii="Arial" w:hAnsi="Arial" w:cs="Arial"/>
                </w:rPr>
                <w:t>programa</w:t>
              </w:r>
            </w:ins>
            <w:r w:rsidRPr="000C3AE6">
              <w:rPr>
                <w:rFonts w:ascii="Arial" w:hAnsi="Arial" w:cs="Arial"/>
              </w:rPr>
              <w:t>: Programa -&gt; Bloque</w:t>
            </w:r>
          </w:p>
          <w:p w14:paraId="71E60DE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1AF657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param_con_referencia: Tipo x Referencia x string -&gt; Param</w:t>
            </w:r>
          </w:p>
          <w:p w14:paraId="60D4D32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param_sin_referencia: Tipo x string -&gt; Param</w:t>
            </w:r>
          </w:p>
          <w:p w14:paraId="5FB59D9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56A9D1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referencia: -&gt; Referencia</w:t>
            </w:r>
          </w:p>
          <w:p w14:paraId="7618636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0AA322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lparams_1: Param -&gt; Lparams</w:t>
            </w:r>
          </w:p>
          <w:p w14:paraId="3C538E0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lparams_muchos: Lparams  x Param -&gt; LParams</w:t>
            </w:r>
          </w:p>
          <w:p w14:paraId="6C7CD71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C5590A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tipo_int: -&gt; Tipo</w:t>
            </w:r>
          </w:p>
          <w:p w14:paraId="499B797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tipo_real: -&gt; Tipo</w:t>
            </w:r>
          </w:p>
          <w:p w14:paraId="6C907EE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tipo_bool: -&gt; Tipo</w:t>
            </w:r>
          </w:p>
          <w:p w14:paraId="7E627E7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tipo_string: -&gt; Tipo</w:t>
            </w:r>
          </w:p>
          <w:p w14:paraId="2399E3B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tipo_id: string -&gt; Tipo</w:t>
            </w:r>
          </w:p>
          <w:p w14:paraId="61C1802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tipo_array: -&gt; string x Tipo -&gt; Tipo</w:t>
            </w:r>
          </w:p>
          <w:p w14:paraId="575F2DF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tipo_pointer: Tipo -&gt; Tipo</w:t>
            </w:r>
          </w:p>
          <w:p w14:paraId="7974357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tipo_record: LCampos -&gt; Tipo</w:t>
            </w:r>
          </w:p>
          <w:p w14:paraId="7A3458B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453D5F8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campo: Tipo x string -&gt; Campo</w:t>
            </w:r>
          </w:p>
          <w:p w14:paraId="5E872E5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309871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lcampos_1: Campo -&gt; Lcampos</w:t>
            </w:r>
          </w:p>
          <w:p w14:paraId="1F903BC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lcampos_muchos: LCampos x Campo -&gt; LCampos</w:t>
            </w:r>
          </w:p>
          <w:p w14:paraId="7B51DA2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0E2BA028" w14:textId="3525B013" w:rsidR="00EF5C6C" w:rsidRPr="000C3AE6" w:rsidRDefault="00DC4DC8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</w:t>
            </w:r>
            <w:r w:rsidR="00EF5C6C" w:rsidRPr="000C3AE6">
              <w:rPr>
                <w:rFonts w:ascii="Arial" w:hAnsi="Arial" w:cs="Arial"/>
              </w:rPr>
              <w:t>ins_1: Ins -&gt; LIns</w:t>
            </w:r>
          </w:p>
          <w:p w14:paraId="3AABCDD0" w14:textId="01E0AC1D" w:rsidR="00EF5C6C" w:rsidRPr="000C3AE6" w:rsidRDefault="00DC4DC8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</w:t>
            </w:r>
            <w:r w:rsidR="00EF5C6C" w:rsidRPr="000C3AE6">
              <w:rPr>
                <w:rFonts w:ascii="Arial" w:hAnsi="Arial" w:cs="Arial"/>
              </w:rPr>
              <w:t>ins_muchas: LIns x Ins -&gt; LIns</w:t>
            </w:r>
          </w:p>
          <w:p w14:paraId="6C036FA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ADEC09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ins_asignacion: Exp x Exp -&gt; Ins</w:t>
            </w:r>
          </w:p>
          <w:p w14:paraId="2E8E5A5C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ins_read: Exp -&gt; Ins</w:t>
            </w:r>
          </w:p>
          <w:p w14:paraId="262D538A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ins_write: Exp -&gt; Ins</w:t>
            </w:r>
          </w:p>
          <w:p w14:paraId="33EA9FFD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ins_nl: -&gt; Ins</w:t>
            </w:r>
          </w:p>
          <w:p w14:paraId="4B0871F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ins_new: Exp -&gt; Ins</w:t>
            </w:r>
          </w:p>
          <w:p w14:paraId="1E0A093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ins_delete: Exp -&gt; Ins</w:t>
            </w:r>
          </w:p>
          <w:p w14:paraId="021185E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ins_bloque: Bloque -&gt; Ins</w:t>
            </w:r>
          </w:p>
          <w:p w14:paraId="754B152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C78883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ins_call_con_params: string x LParamsReales -&gt; Ins</w:t>
            </w:r>
          </w:p>
          <w:p w14:paraId="170F66C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ins_call_sin_params: string -&gt; Ins</w:t>
            </w:r>
          </w:p>
          <w:p w14:paraId="44E59E6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7F9C5C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preales_1: Exp -&gt; LParamsReales</w:t>
            </w:r>
          </w:p>
          <w:p w14:paraId="04255BA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preales_muc: -&gt; LparamsReales x Exp -&gt; LParamsReales</w:t>
            </w:r>
          </w:p>
          <w:p w14:paraId="2838FE64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84001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3C037FC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D4A4CA2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66AE467" w14:textId="4068E713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ins_if_con_ins: Exp x L</w:t>
            </w:r>
            <w:r w:rsidR="00634BDE" w:rsidRPr="000C3AE6">
              <w:rPr>
                <w:rFonts w:ascii="Arial" w:hAnsi="Arial" w:cs="Arial"/>
              </w:rPr>
              <w:t>I</w:t>
            </w:r>
            <w:r w:rsidRPr="000C3AE6">
              <w:rPr>
                <w:rFonts w:ascii="Arial" w:hAnsi="Arial" w:cs="Arial"/>
              </w:rPr>
              <w:t>nsV -&gt; Ins</w:t>
            </w:r>
          </w:p>
          <w:p w14:paraId="5DC91F81" w14:textId="5F7097EA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ins_if_sin_ins: Exp -&gt; Ins</w:t>
            </w:r>
          </w:p>
          <w:p w14:paraId="7D80D953" w14:textId="77777777" w:rsidR="005475B1" w:rsidRPr="000C3AE6" w:rsidRDefault="005475B1" w:rsidP="00EF5C6C">
            <w:pPr>
              <w:jc w:val="both"/>
              <w:rPr>
                <w:rFonts w:ascii="Arial" w:hAnsi="Arial" w:cs="Arial"/>
              </w:rPr>
            </w:pPr>
          </w:p>
          <w:p w14:paraId="07CA7AC6" w14:textId="271FA9AD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ins_if_else_con_ins: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x LinsV -&gt; Exp</w:t>
            </w:r>
          </w:p>
          <w:p w14:paraId="7DD4A869" w14:textId="67B7D6D1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ins_if_else_insarg0: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-&gt; Exp</w:t>
            </w:r>
          </w:p>
          <w:p w14:paraId="624DC3F8" w14:textId="5BC18C4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ins_if_else_insarg1: Exp x </w:t>
            </w:r>
            <w:r w:rsidR="00634BDE" w:rsidRPr="000C3AE6">
              <w:rPr>
                <w:rFonts w:ascii="Arial" w:hAnsi="Arial" w:cs="Arial"/>
              </w:rPr>
              <w:t xml:space="preserve">LInsV </w:t>
            </w:r>
            <w:r w:rsidRPr="000C3AE6">
              <w:rPr>
                <w:rFonts w:ascii="Arial" w:hAnsi="Arial" w:cs="Arial"/>
              </w:rPr>
              <w:t>-&gt; Exp</w:t>
            </w:r>
          </w:p>
          <w:p w14:paraId="5C63FCC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ins_if_else_sin_ins: Exp -&gt; Ins</w:t>
            </w:r>
          </w:p>
          <w:p w14:paraId="02E61A0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5081DC1B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ins_while_con_ins: Exp x LinsV -&gt; Ins</w:t>
            </w:r>
          </w:p>
          <w:p w14:paraId="20E5D5E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ins_while_sin_ins: Exp -&gt; Ins</w:t>
            </w:r>
          </w:p>
          <w:p w14:paraId="2C4C8E9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007C24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14B4DBD6" w14:textId="4E0562FE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linsv_1: Ins -&gt; </w:t>
            </w:r>
            <w:r w:rsidR="00634BDE" w:rsidRPr="000C3AE6">
              <w:rPr>
                <w:rFonts w:ascii="Arial" w:hAnsi="Arial" w:cs="Arial"/>
              </w:rPr>
              <w:t>LInsV</w:t>
            </w:r>
          </w:p>
          <w:p w14:paraId="7962638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linsv_muchas: LInsV x Ins -&gt; LInsV</w:t>
            </w:r>
          </w:p>
          <w:p w14:paraId="4E901FA2" w14:textId="77777777" w:rsidR="00EF5C6C" w:rsidRPr="000C3AE6" w:rsidRDefault="00EF5C6C" w:rsidP="00EF5C6C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A1A66B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suma: Exp x Exp -&gt; Exp</w:t>
            </w:r>
          </w:p>
          <w:p w14:paraId="31E249C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resta: Exp x Exp -&gt; Exp</w:t>
            </w:r>
          </w:p>
          <w:p w14:paraId="51360B7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and: Exp x Exp -&gt; Exp</w:t>
            </w:r>
          </w:p>
          <w:p w14:paraId="2162FE2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or: Exp x Exp -&gt; Exp</w:t>
            </w:r>
          </w:p>
          <w:p w14:paraId="6DBD8FF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menor: Exp x Exp -&gt; Exp</w:t>
            </w:r>
          </w:p>
          <w:p w14:paraId="1C48B021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mayor: Exp x Exp -&gt; Exp</w:t>
            </w:r>
          </w:p>
          <w:p w14:paraId="2B999AD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menor_igual: Exp x Exp -&gt; Exp</w:t>
            </w:r>
          </w:p>
          <w:p w14:paraId="3ED6BE97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mayor_igual: Exp x Exp -&gt; Exp</w:t>
            </w:r>
          </w:p>
          <w:p w14:paraId="4F5A8A6F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igualdad: Exp x Exp -&gt; Exp</w:t>
            </w:r>
          </w:p>
          <w:p w14:paraId="5F7DAD8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distinto: Exp x Exp -&gt; Exp</w:t>
            </w:r>
          </w:p>
          <w:p w14:paraId="7376C86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mul: Exp x Exp -&gt; Exp</w:t>
            </w:r>
          </w:p>
          <w:p w14:paraId="2EF3897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div: Exp x Exp -&gt; Exp</w:t>
            </w:r>
          </w:p>
          <w:p w14:paraId="4FEC5C2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mod: Exp x Exp -&gt; Exp</w:t>
            </w:r>
          </w:p>
          <w:p w14:paraId="39978B60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menos: Exp -&gt; Exp</w:t>
            </w:r>
          </w:p>
          <w:p w14:paraId="05CAA17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not: Exp -&gt; Exp</w:t>
            </w:r>
          </w:p>
          <w:p w14:paraId="6ADC44D3" w14:textId="36DE6AA0" w:rsidR="00EF5C6C" w:rsidRPr="000C3AE6" w:rsidRDefault="00EF5C6C" w:rsidP="00AE6953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index: Exp x Exp -&gt; Exp</w:t>
            </w:r>
          </w:p>
          <w:p w14:paraId="1A42F2D6" w14:textId="11705739" w:rsidR="00AE6953" w:rsidRPr="000C3AE6" w:rsidRDefault="00AE6953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access_reg_flecha: Exp x string -&gt; Exp</w:t>
            </w:r>
          </w:p>
          <w:p w14:paraId="0E2A1313" w14:textId="365D988E" w:rsidR="00AE6953" w:rsidRPr="000C3AE6" w:rsidRDefault="00AE6953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access_reg_punto: Exp x string -&gt; Exp</w:t>
            </w:r>
          </w:p>
          <w:p w14:paraId="1F493735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indireccion: Exp -&gt; Exp</w:t>
            </w:r>
          </w:p>
          <w:p w14:paraId="56D7BD1A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2D7E67E9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</w:p>
          <w:p w14:paraId="65652AD6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identificador: string -&gt; Exp</w:t>
            </w:r>
          </w:p>
          <w:p w14:paraId="752941BC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numEnt: string -&gt; Exp</w:t>
            </w:r>
          </w:p>
          <w:p w14:paraId="4ACBBC03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numReal: string -&gt; Exp</w:t>
            </w:r>
          </w:p>
          <w:p w14:paraId="04F89C88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cadena: string -&gt; Exp</w:t>
            </w:r>
          </w:p>
          <w:p w14:paraId="5099ADED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true: -&gt; Exp</w:t>
            </w:r>
          </w:p>
          <w:p w14:paraId="32B2307E" w14:textId="77777777" w:rsidR="00EF5C6C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false: -&gt; Exp</w:t>
            </w:r>
          </w:p>
          <w:p w14:paraId="5704ACBA" w14:textId="78FB31FA" w:rsidR="004044F0" w:rsidRPr="000C3AE6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null: -&gt; Exp</w:t>
            </w:r>
          </w:p>
        </w:tc>
      </w:tr>
    </w:tbl>
    <w:p w14:paraId="767428CD" w14:textId="56758696" w:rsidR="00D31144" w:rsidRDefault="00D31144" w:rsidP="008B0B40"/>
    <w:p w14:paraId="75B909BF" w14:textId="77777777" w:rsidR="008B0B40" w:rsidRDefault="008B0B40" w:rsidP="008B0B40"/>
    <w:p w14:paraId="182FFC07" w14:textId="2F923B3C" w:rsidR="00143C11" w:rsidRPr="00D31144" w:rsidRDefault="00A1048B" w:rsidP="00920D36">
      <w:pPr>
        <w:pStyle w:val="Ttulo1"/>
        <w:numPr>
          <w:ilvl w:val="0"/>
          <w:numId w:val="3"/>
        </w:numPr>
      </w:pPr>
      <w:bookmarkStart w:id="10" w:name="_Toc72434158"/>
      <w:r w:rsidRPr="00D31144">
        <w:lastRenderedPageBreak/>
        <w:t>Constructor de árboles de sintaxis abstracta (ASTs)</w:t>
      </w:r>
      <w:r w:rsidR="00143C11" w:rsidRPr="00D31144">
        <w:t>.</w:t>
      </w:r>
      <w:bookmarkEnd w:id="10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64F7B9A2" w14:textId="38E42799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23CFDF9E" w14:textId="59FCEE13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0E997936" w14:textId="77777777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30CBBBAC" w14:textId="30E26E09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programa_sin_decs(LIns.a)</w:t>
            </w:r>
          </w:p>
          <w:p w14:paraId="79A41A6B" w14:textId="77777777" w:rsidR="008B0B40" w:rsidRPr="000C3AE6" w:rsidRDefault="008B0B40" w:rsidP="008B0B40">
            <w:pPr>
              <w:rPr>
                <w:rFonts w:ascii="Arial" w:hAnsi="Arial" w:cs="Arial"/>
              </w:rPr>
            </w:pPr>
          </w:p>
          <w:p w14:paraId="12EB9206" w14:textId="27968232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LDecs -&gt; LDecs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; </w:t>
            </w:r>
            <w:r w:rsidRPr="000C3AE6">
              <w:rPr>
                <w:rFonts w:ascii="Arial" w:hAnsi="Arial" w:cs="Arial"/>
                <w:highlight w:val="yellow"/>
              </w:rPr>
              <w:t>Dec</w:t>
            </w:r>
          </w:p>
          <w:p w14:paraId="540D6D70" w14:textId="02BF93C2" w:rsidR="008B0B40" w:rsidRPr="000C3AE6" w:rsidRDefault="008B0B40" w:rsidP="008B0B40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LDecs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724DB02A" w14:textId="72DACF4F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LDecs -&gt; Dec</w:t>
            </w:r>
          </w:p>
          <w:p w14:paraId="4F500EC3" w14:textId="323B0E8C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LDecs.a = decs_1(Dec.a)</w:t>
            </w:r>
          </w:p>
          <w:p w14:paraId="296C401B" w14:textId="1EA9F0FF" w:rsidR="008B0B40" w:rsidRPr="000C3AE6" w:rsidRDefault="008B0B40" w:rsidP="008B0B40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LDecs -&gt; ε</w:t>
            </w:r>
          </w:p>
          <w:p w14:paraId="788F1BD5" w14:textId="31CAE30D" w:rsidR="008B0B40" w:rsidRPr="000C3AE6" w:rsidRDefault="008B0B40" w:rsidP="008B0B40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LDecs.a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4693F0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4A4A2D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2B074EF9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dec_var(Tipo.a,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526D638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98FE6F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dec_type(Tipo.a,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09B8E8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5895930D" w14:textId="5B53B9F6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Dec.a = dec_proc(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ParForm.a, Bloque.a)</w:t>
            </w:r>
          </w:p>
          <w:p w14:paraId="7D372F4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91E145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ParForm.a = LParams.a</w:t>
            </w:r>
          </w:p>
          <w:p w14:paraId="21FFC53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C3EC1B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LParams -&gt; LParams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0C3AE6">
              <w:rPr>
                <w:rFonts w:ascii="Arial" w:hAnsi="Arial" w:cs="Arial"/>
                <w:highlight w:val="yellow"/>
              </w:rPr>
              <w:t xml:space="preserve"> Param</w:t>
            </w:r>
          </w:p>
          <w:p w14:paraId="3E9ACD1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lparams_muchos(LParams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Param.a)</w:t>
            </w:r>
          </w:p>
          <w:p w14:paraId="53BBDBED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 -&gt; Param</w:t>
            </w:r>
          </w:p>
          <w:p w14:paraId="68F0FFB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LParams.a = lparams_1(Param.a)</w:t>
            </w:r>
          </w:p>
          <w:p w14:paraId="00900467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 -&gt; ε</w:t>
            </w:r>
          </w:p>
          <w:p w14:paraId="300597D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619FFF2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20D83C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6B8464D1" w14:textId="0D351FDB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Param.a = param(Tipo.a, Referencia.a,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</w:t>
            </w:r>
            <w:r w:rsidR="00E10EC0">
              <w:rPr>
                <w:rFonts w:ascii="Arial" w:hAnsi="Arial" w:cs="Arial"/>
              </w:rPr>
              <w:t>ema</w:t>
            </w:r>
            <w:r w:rsidRPr="000C3AE6">
              <w:rPr>
                <w:rFonts w:ascii="Arial" w:hAnsi="Arial" w:cs="Arial"/>
              </w:rPr>
              <w:t>)</w:t>
            </w:r>
          </w:p>
          <w:p w14:paraId="511CA0B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524F1B0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referencia()</w:t>
            </w:r>
          </w:p>
          <w:p w14:paraId="3FCD718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 -&gt; ε</w:t>
            </w:r>
          </w:p>
          <w:p w14:paraId="47891D8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723EF44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742E03A8" w14:textId="0D9E1B92" w:rsidR="00EF5C6C" w:rsidRPr="000C3AE6" w:rsidRDefault="00EF5C6C" w:rsidP="00EF5C6C">
            <w:pPr>
              <w:ind w:left="708" w:hanging="708"/>
              <w:rPr>
                <w:ins w:id="11" w:author="Borja Aday Guadalupe Luis" w:date="2021-05-19T19:44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0594652B" w14:textId="57311C33" w:rsidR="00620299" w:rsidRPr="000C3AE6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2" w:author="Borja Aday Guadalupe Luis" w:date="2021-05-19T19:44:00Z">
              <w:r w:rsidRPr="000C3AE6">
                <w:rPr>
                  <w:rFonts w:ascii="Arial" w:hAnsi="Arial" w:cs="Arial"/>
                </w:rPr>
                <w:t xml:space="preserve">   Bloque.a = blo</w:t>
              </w:r>
            </w:ins>
            <w:ins w:id="13" w:author="Borja Aday Guadalupe Luis" w:date="2021-05-19T19:45:00Z">
              <w:r w:rsidRPr="000C3AE6">
                <w:rPr>
                  <w:rFonts w:ascii="Arial" w:hAnsi="Arial" w:cs="Arial"/>
                </w:rPr>
                <w:t>que(ProgramaBloque.a)</w:t>
              </w:r>
            </w:ins>
          </w:p>
          <w:p w14:paraId="244F4955" w14:textId="1213BC81" w:rsidR="00EF5C6C" w:rsidRPr="000C3AE6" w:rsidRDefault="00EF5C6C" w:rsidP="00EF5C6C">
            <w:pPr>
              <w:ind w:left="708" w:hanging="708"/>
              <w:rPr>
                <w:ins w:id="14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1A334A87" w14:textId="4DE78528" w:rsidR="00620299" w:rsidRPr="000C3AE6" w:rsidRDefault="00620299" w:rsidP="00EF5C6C">
            <w:pPr>
              <w:ind w:left="708" w:hanging="708"/>
              <w:rPr>
                <w:rFonts w:ascii="Arial" w:hAnsi="Arial" w:cs="Arial"/>
              </w:rPr>
            </w:pPr>
            <w:ins w:id="15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12A254AA" w14:textId="74D8364C" w:rsidR="00620299" w:rsidRPr="000C3AE6" w:rsidRDefault="00EF5C6C" w:rsidP="00EF5C6C">
            <w:pPr>
              <w:ind w:left="708" w:hanging="708"/>
              <w:rPr>
                <w:ins w:id="16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ins w:id="17" w:author="Borja Aday Guadalupe Luis" w:date="2021-05-19T19:44:00Z">
              <w:r w:rsidR="00620299" w:rsidRPr="000C3AE6">
                <w:rPr>
                  <w:rFonts w:ascii="Arial" w:hAnsi="Arial" w:cs="Arial"/>
                </w:rPr>
                <w:t>ε</w:t>
              </w:r>
            </w:ins>
          </w:p>
          <w:p w14:paraId="25A7E7D0" w14:textId="234AC292" w:rsidR="00620299" w:rsidRPr="000C3AE6" w:rsidRDefault="00620299" w:rsidP="00EF5C6C">
            <w:pPr>
              <w:ind w:left="708" w:hanging="708"/>
              <w:rPr>
                <w:rFonts w:ascii="Arial" w:hAnsi="Arial" w:cs="Arial"/>
                <w:rPrChange w:id="18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19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</w:t>
              </w:r>
              <w:r w:rsidRPr="000C3AE6">
                <w:rPr>
                  <w:rFonts w:ascii="Arial" w:hAnsi="Arial" w:cs="Arial"/>
                  <w:b/>
                  <w:bCs/>
                  <w:rPrChange w:id="20" w:author="Borja Aday Guadalupe Luis" w:date="2021-05-19T19:45:00Z">
                    <w:rPr/>
                  </w:rPrChange>
                </w:rPr>
                <w:t>null</w:t>
              </w:r>
            </w:ins>
          </w:p>
          <w:p w14:paraId="5BB177B4" w14:textId="77777777" w:rsidR="00D04673" w:rsidRPr="000C3AE6" w:rsidRDefault="00D04673" w:rsidP="00EF5C6C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F6CCD90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5C16BF8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tipo_int()</w:t>
            </w:r>
          </w:p>
          <w:p w14:paraId="6FBDF940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6610055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tipo_reall()</w:t>
            </w:r>
          </w:p>
          <w:p w14:paraId="0FA97C1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740AAC5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tipo_bool()</w:t>
            </w:r>
          </w:p>
          <w:p w14:paraId="5882569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1B41396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tipo_string()</w:t>
            </w:r>
          </w:p>
          <w:p w14:paraId="3044B82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7599AC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tipo_id(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2394236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052009F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tipo_array(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.lexema, Tipo.a)</w:t>
            </w:r>
          </w:p>
          <w:p w14:paraId="392AAB0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34F13AF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tipo_record(LCampos.a)</w:t>
            </w:r>
          </w:p>
          <w:p w14:paraId="2570BBE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0E5450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LCampos -&gt; LCampos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0C3AE6">
              <w:rPr>
                <w:rFonts w:ascii="Arial" w:hAnsi="Arial" w:cs="Arial"/>
                <w:highlight w:val="yellow"/>
              </w:rPr>
              <w:t xml:space="preserve"> Campo</w:t>
            </w:r>
          </w:p>
          <w:p w14:paraId="26966C5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LCampos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lcampos_muchos(LCampos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Campo.a)</w:t>
            </w:r>
          </w:p>
          <w:p w14:paraId="73C75265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LCampos -&gt; Campo</w:t>
            </w:r>
          </w:p>
          <w:p w14:paraId="40B0D22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LCampos.a = lcampos_1(Campo.a)</w:t>
            </w:r>
          </w:p>
          <w:p w14:paraId="5A7AAD2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F52B27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294BF7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Campo.a = campo(Tipo.a,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 xml:space="preserve">.lexema) </w:t>
            </w:r>
          </w:p>
          <w:p w14:paraId="6F8222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6E6BD22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tipo_pointer(Tipo.a)</w:t>
            </w:r>
          </w:p>
          <w:p w14:paraId="4889587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8137517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LIns -&gt; LIns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0C3AE6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7D7FE578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ins_muchas(Lins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Ins.a)</w:t>
            </w:r>
          </w:p>
          <w:p w14:paraId="2E931EF0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LIns -&gt; Ins</w:t>
            </w:r>
          </w:p>
          <w:p w14:paraId="5D1697D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Lins.a = ins_1(Ins.a)</w:t>
            </w:r>
          </w:p>
          <w:p w14:paraId="309759D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395EF26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0A8592EA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ins_asignacion(E0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.a, E0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.a)</w:t>
            </w:r>
          </w:p>
          <w:p w14:paraId="4161D16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0AB57AC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0C3AE6">
              <w:rPr>
                <w:rFonts w:ascii="Arial" w:hAnsi="Arial" w:cs="Arial"/>
                <w:highlight w:val="yellow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0C3AE6">
              <w:rPr>
                <w:rFonts w:ascii="Arial" w:hAnsi="Arial" w:cs="Arial"/>
                <w:highlight w:val="yellow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endif</w:t>
            </w:r>
          </w:p>
          <w:p w14:paraId="284F59F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</w:rPr>
              <w:t>Ins.a = ins_if(E0.a, LInsV.a)</w:t>
            </w:r>
          </w:p>
          <w:p w14:paraId="073B5BE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if </w:t>
            </w:r>
            <w:r w:rsidRPr="000C3AE6">
              <w:rPr>
                <w:rFonts w:ascii="Arial" w:hAnsi="Arial" w:cs="Arial"/>
                <w:highlight w:val="yellow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then </w:t>
            </w:r>
            <w:r w:rsidRPr="000C3AE6">
              <w:rPr>
                <w:rFonts w:ascii="Arial" w:hAnsi="Arial" w:cs="Arial"/>
                <w:highlight w:val="yellow"/>
              </w:rPr>
              <w:t xml:space="preserve">LinsV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else </w:t>
            </w:r>
            <w:r w:rsidRPr="000C3AE6">
              <w:rPr>
                <w:rFonts w:ascii="Arial" w:hAnsi="Arial" w:cs="Arial"/>
                <w:highlight w:val="yellow"/>
              </w:rPr>
              <w:t>LInsV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 endif</w:t>
            </w:r>
          </w:p>
          <w:p w14:paraId="0B42955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Ins.a = ins_if_else(E0.a, LInsV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.a, LInsV.a)</w:t>
            </w:r>
          </w:p>
          <w:p w14:paraId="14675F2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CBA386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>LInsV</w:t>
            </w:r>
            <w:r w:rsidRPr="000C3AE6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6F11B99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ins_while(E0.a, LInsV.a)</w:t>
            </w:r>
          </w:p>
          <w:p w14:paraId="1609428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7C49EDE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LinsV -&gt; LInsV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;</w:t>
            </w:r>
            <w:r w:rsidRPr="000C3AE6">
              <w:rPr>
                <w:rFonts w:ascii="Arial" w:hAnsi="Arial" w:cs="Arial"/>
                <w:highlight w:val="yellow"/>
              </w:rPr>
              <w:t xml:space="preserve"> Ins</w:t>
            </w:r>
          </w:p>
          <w:p w14:paraId="3B38FEAD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LinsV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linsv_muchas(LinsV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Ins.a)</w:t>
            </w:r>
          </w:p>
          <w:p w14:paraId="148F1695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LinsV -&gt; Ins</w:t>
            </w:r>
          </w:p>
          <w:p w14:paraId="5061FC8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LinsV.a = linsv_1(Ins.a)</w:t>
            </w:r>
          </w:p>
          <w:p w14:paraId="5A220CA1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LinsV -&gt; ε</w:t>
            </w:r>
          </w:p>
          <w:p w14:paraId="674B55C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LinsV.a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5027871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776739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363D59D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ins_read(E0.a)</w:t>
            </w:r>
          </w:p>
          <w:p w14:paraId="6AABB1B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57CCBC6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ins_write(E0.a)</w:t>
            </w:r>
          </w:p>
          <w:p w14:paraId="6465755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06C2C45E" w14:textId="424A0B75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Ins.a = ins_nl()</w:t>
            </w:r>
          </w:p>
          <w:p w14:paraId="78F4005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3BD302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ins_new(E0.a)</w:t>
            </w:r>
          </w:p>
          <w:p w14:paraId="4BECB3B6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52B736C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ins_delete(E0.a)</w:t>
            </w:r>
          </w:p>
          <w:p w14:paraId="59BCDB6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3D394B2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Ins.a = ins_call(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LParamsReales.a)</w:t>
            </w:r>
          </w:p>
          <w:p w14:paraId="5A05812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</w:t>
            </w:r>
          </w:p>
          <w:p w14:paraId="20393294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LParamsReales -&gt; LParamsReales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,</w:t>
            </w:r>
            <w:r w:rsidRPr="000C3AE6">
              <w:rPr>
                <w:rFonts w:ascii="Arial" w:hAnsi="Arial" w:cs="Arial"/>
                <w:highlight w:val="yellow"/>
              </w:rPr>
              <w:t xml:space="preserve"> E0</w:t>
            </w:r>
          </w:p>
          <w:p w14:paraId="4D561714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LParamsReales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preales_muc(LParamsReales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E0.a)</w:t>
            </w:r>
          </w:p>
          <w:p w14:paraId="7AC046C2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LParamsReales -&gt; E0</w:t>
            </w:r>
          </w:p>
          <w:p w14:paraId="3D678147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LParamsReales.a = preales_1 (E0.a)</w:t>
            </w:r>
          </w:p>
          <w:p w14:paraId="46D763EC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LParamsReales -&gt; ε</w:t>
            </w:r>
          </w:p>
          <w:p w14:paraId="50213A7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LParamsReales.a =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null</w:t>
            </w:r>
          </w:p>
          <w:p w14:paraId="25CD9A8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BAD69E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26C4CCB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ins_bloque(Bloque.a)</w:t>
            </w:r>
          </w:p>
          <w:p w14:paraId="66EE3D61" w14:textId="3611F9D8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6AAAA763" w14:textId="2FE46B97" w:rsidR="00701BC2" w:rsidRPr="000C3AE6" w:rsidRDefault="00701BC2" w:rsidP="00EF5C6C">
            <w:pPr>
              <w:rPr>
                <w:rFonts w:ascii="Arial" w:hAnsi="Arial" w:cs="Arial"/>
              </w:rPr>
            </w:pPr>
          </w:p>
          <w:p w14:paraId="69004589" w14:textId="4A789620" w:rsidR="00701BC2" w:rsidRPr="000C3AE6" w:rsidRDefault="00701BC2" w:rsidP="00EF5C6C">
            <w:pPr>
              <w:rPr>
                <w:rFonts w:ascii="Arial" w:hAnsi="Arial" w:cs="Arial"/>
              </w:rPr>
            </w:pPr>
          </w:p>
          <w:p w14:paraId="0F241F0C" w14:textId="77777777" w:rsidR="00701BC2" w:rsidRPr="000C3AE6" w:rsidRDefault="00701BC2" w:rsidP="00EF5C6C">
            <w:pPr>
              <w:rPr>
                <w:rFonts w:ascii="Arial" w:hAnsi="Arial" w:cs="Arial"/>
              </w:rPr>
            </w:pPr>
          </w:p>
          <w:p w14:paraId="5CB59538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lastRenderedPageBreak/>
              <w:t xml:space="preserve">E0 -&gt; E1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+ </w:t>
            </w:r>
            <w:r w:rsidRPr="000C3AE6">
              <w:rPr>
                <w:rFonts w:ascii="Arial" w:hAnsi="Arial" w:cs="Arial"/>
                <w:highlight w:val="yellow"/>
              </w:rPr>
              <w:t>E0</w:t>
            </w:r>
          </w:p>
          <w:p w14:paraId="3D2A5D29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E0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suma(E1.a, E0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.a)</w:t>
            </w:r>
          </w:p>
          <w:p w14:paraId="1D44C33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E0 -&gt; E1 </w:t>
            </w:r>
            <w:r w:rsidRPr="000C3AE6">
              <w:rPr>
                <w:rFonts w:ascii="Arial" w:hAnsi="Arial" w:cs="Arial"/>
                <w:highlight w:val="yellow"/>
              </w:rPr>
              <w:softHyphen/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-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softHyphen/>
            </w:r>
            <w:r w:rsidRPr="000C3AE6">
              <w:rPr>
                <w:rFonts w:ascii="Arial" w:hAnsi="Arial" w:cs="Arial"/>
                <w:highlight w:val="yellow"/>
              </w:rPr>
              <w:t>E1</w:t>
            </w:r>
          </w:p>
          <w:p w14:paraId="7202D0B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  <w:lang w:val="es"/>
              </w:rPr>
              <w:t xml:space="preserve">   E0.a = resta(E1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710E5A0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E0 -&gt; E1</w:t>
            </w:r>
          </w:p>
          <w:p w14:paraId="4EA1362E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E0.a = E1.a</w:t>
            </w:r>
          </w:p>
          <w:p w14:paraId="6CD0896D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1734FA6F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E1 -&gt; E1 OpN1 E2</w:t>
            </w:r>
          </w:p>
          <w:p w14:paraId="66783416" w14:textId="77777777" w:rsidR="00EF5C6C" w:rsidRPr="000C3AE6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2C731FF0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E1 -&gt; E2</w:t>
            </w:r>
          </w:p>
          <w:p w14:paraId="579CFBE6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E1.a = E2.a</w:t>
            </w:r>
          </w:p>
          <w:p w14:paraId="73AC3671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0B194BF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E2 -&gt; E2 OpN2 E3</w:t>
            </w:r>
          </w:p>
          <w:p w14:paraId="27A43B6E" w14:textId="77777777" w:rsidR="00EF5C6C" w:rsidRPr="000C3AE6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288AED8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E2 -&gt; E3</w:t>
            </w:r>
          </w:p>
          <w:p w14:paraId="30A8840A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E2.a = E3.a</w:t>
            </w:r>
          </w:p>
          <w:p w14:paraId="27387032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</w:p>
          <w:p w14:paraId="3B34F5F2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E3 -&gt; E4 OpN3 E4</w:t>
            </w:r>
          </w:p>
          <w:p w14:paraId="79CC1F33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0C3AE6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26D5E303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E3 -&gt; E4</w:t>
            </w:r>
          </w:p>
          <w:p w14:paraId="7672AAC0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E3.a = E4.a</w:t>
            </w:r>
          </w:p>
          <w:p w14:paraId="28BE1DA1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0837AD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6F0D2DCC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67A2F02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70E50553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Pr="000C3AE6">
              <w:rPr>
                <w:rFonts w:ascii="Arial" w:hAnsi="Arial" w:cs="Arial"/>
                <w:lang w:val="es"/>
              </w:rPr>
              <w:t>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not(E4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1D0A419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2D82B17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E4.a = E5.a</w:t>
            </w:r>
          </w:p>
          <w:p w14:paraId="09E009B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72E25EC4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[ </w:t>
            </w:r>
            <w:r w:rsidRPr="000C3AE6">
              <w:rPr>
                <w:rFonts w:ascii="Arial" w:hAnsi="Arial" w:cs="Arial"/>
                <w:highlight w:val="yellow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]</w:t>
            </w:r>
          </w:p>
          <w:p w14:paraId="715A6D80" w14:textId="77777777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b/>
                <w:bCs/>
                <w:highlight w:val="yellow"/>
              </w:rPr>
              <w:t xml:space="preserve">   </w:t>
            </w:r>
            <w:r w:rsidRPr="000C3AE6">
              <w:rPr>
                <w:rFonts w:ascii="Arial" w:hAnsi="Arial" w:cs="Arial"/>
                <w:highlight w:val="yellow"/>
              </w:rPr>
              <w:t>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index(E5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>.a, E0.a)</w:t>
            </w:r>
          </w:p>
          <w:p w14:paraId="3527C1B6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. identificador</w:t>
            </w:r>
          </w:p>
          <w:p w14:paraId="513F207C" w14:textId="1250AC5D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access_reg</w:t>
            </w:r>
            <w:r w:rsidR="00E11D2E" w:rsidRPr="000C3AE6">
              <w:rPr>
                <w:rFonts w:ascii="Arial" w:hAnsi="Arial" w:cs="Arial"/>
                <w:highlight w:val="yellow"/>
              </w:rPr>
              <w:t>_punto</w:t>
            </w:r>
            <w:r w:rsidRPr="000C3AE6">
              <w:rPr>
                <w:rFonts w:ascii="Arial" w:hAnsi="Arial" w:cs="Arial"/>
                <w:highlight w:val="yellow"/>
              </w:rPr>
              <w:t>(E5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 xml:space="preserve">.a,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0C3AE6">
              <w:rPr>
                <w:rFonts w:ascii="Arial" w:hAnsi="Arial" w:cs="Arial"/>
                <w:highlight w:val="yellow"/>
              </w:rPr>
              <w:t>.lexema)</w:t>
            </w:r>
          </w:p>
          <w:p w14:paraId="7DCE05D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E5 -&gt; E5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-&gt; identificador</w:t>
            </w:r>
          </w:p>
          <w:p w14:paraId="63C21BC9" w14:textId="201F3D5F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0</w:t>
            </w:r>
            <w:r w:rsidRPr="000C3AE6">
              <w:rPr>
                <w:rFonts w:ascii="Arial" w:hAnsi="Arial" w:cs="Arial"/>
                <w:highlight w:val="yellow"/>
              </w:rPr>
              <w:t>.a = access_reg</w:t>
            </w:r>
            <w:r w:rsidR="00E11D2E" w:rsidRPr="000C3AE6">
              <w:rPr>
                <w:rFonts w:ascii="Arial" w:hAnsi="Arial" w:cs="Arial"/>
                <w:highlight w:val="yellow"/>
              </w:rPr>
              <w:t>_flecha</w:t>
            </w:r>
            <w:r w:rsidRPr="000C3AE6">
              <w:rPr>
                <w:rFonts w:ascii="Arial" w:hAnsi="Arial" w:cs="Arial"/>
                <w:highlight w:val="yellow"/>
              </w:rPr>
              <w:t>(E5</w:t>
            </w:r>
            <w:r w:rsidRPr="000C3AE6">
              <w:rPr>
                <w:rFonts w:ascii="Arial" w:hAnsi="Arial" w:cs="Arial"/>
                <w:highlight w:val="yellow"/>
                <w:vertAlign w:val="subscript"/>
              </w:rPr>
              <w:t>1</w:t>
            </w:r>
            <w:r w:rsidRPr="000C3AE6">
              <w:rPr>
                <w:rFonts w:ascii="Arial" w:hAnsi="Arial" w:cs="Arial"/>
                <w:highlight w:val="yellow"/>
              </w:rPr>
              <w:t xml:space="preserve">.a, </w:t>
            </w:r>
            <w:r w:rsidRPr="000C3AE6">
              <w:rPr>
                <w:rFonts w:ascii="Arial" w:hAnsi="Arial" w:cs="Arial"/>
                <w:b/>
                <w:bCs/>
                <w:highlight w:val="yellow"/>
              </w:rPr>
              <w:t>identificador</w:t>
            </w:r>
            <w:r w:rsidRPr="000C3AE6">
              <w:rPr>
                <w:rFonts w:ascii="Arial" w:hAnsi="Arial" w:cs="Arial"/>
                <w:highlight w:val="yellow"/>
              </w:rPr>
              <w:t>.lexema)</w:t>
            </w:r>
          </w:p>
          <w:p w14:paraId="28B0C769" w14:textId="11FF1980" w:rsidR="00EF5C6C" w:rsidRPr="000C3AE6" w:rsidRDefault="00EF5C6C" w:rsidP="00EF5C6C">
            <w:pPr>
              <w:rPr>
                <w:rFonts w:ascii="Arial" w:hAnsi="Arial" w:cs="Arial"/>
                <w:highlight w:val="yellow"/>
              </w:rPr>
            </w:pPr>
            <w:r w:rsidRPr="000C3AE6">
              <w:rPr>
                <w:rFonts w:ascii="Arial" w:hAnsi="Arial" w:cs="Arial"/>
                <w:highlight w:val="yellow"/>
              </w:rPr>
              <w:t>E5 -&gt; E6</w:t>
            </w:r>
          </w:p>
          <w:p w14:paraId="028205E4" w14:textId="742ECDE8" w:rsidR="00D37549" w:rsidRPr="000C3AE6" w:rsidRDefault="00D37549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highlight w:val="yellow"/>
              </w:rPr>
              <w:t xml:space="preserve">   E5.a = E6.a</w:t>
            </w:r>
          </w:p>
          <w:p w14:paraId="20DED55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1FAC6944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344F21AE" w14:textId="77777777" w:rsidR="00EF5C6C" w:rsidRPr="000C3AE6" w:rsidRDefault="00EF5C6C" w:rsidP="00EF5C6C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E6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 xml:space="preserve">.a = </w:t>
            </w:r>
            <w:r w:rsidRPr="000C3AE6">
              <w:rPr>
                <w:rFonts w:ascii="Arial" w:hAnsi="Arial" w:cs="Arial"/>
                <w:lang w:val="es"/>
              </w:rPr>
              <w:t>indireccion(E6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5ACBF11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5CECFA3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E6.a = E7.a</w:t>
            </w:r>
          </w:p>
          <w:p w14:paraId="0A48CBC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25BF68EB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3B28B2F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identificador(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2367C03F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5E47020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identificador(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6525E23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79654F9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identificador(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EAB69B6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51034FBF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true()</w:t>
            </w:r>
          </w:p>
          <w:p w14:paraId="07172A0E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1EB5227F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false()</w:t>
            </w:r>
          </w:p>
          <w:p w14:paraId="25F91996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605752D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E7.a = cadena(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11125A5A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0820EA6B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null()</w:t>
            </w:r>
          </w:p>
          <w:p w14:paraId="71CDB56D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7BB61D64" w14:textId="77777777" w:rsidR="00EF5C6C" w:rsidRPr="000C3AE6" w:rsidRDefault="00EF5C6C" w:rsidP="00EF5C6C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E0.a</w:t>
            </w:r>
          </w:p>
          <w:p w14:paraId="14927CD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</w:p>
          <w:p w14:paraId="52CC1327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7A07B135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“and”</w:t>
            </w:r>
          </w:p>
          <w:p w14:paraId="142629A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1717C435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“or”</w:t>
            </w:r>
          </w:p>
          <w:p w14:paraId="05CEDA0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6B8E2D6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4870CED7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“&lt;”</w:t>
            </w:r>
          </w:p>
          <w:p w14:paraId="2ABBE2D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04FA8962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“&gt;”</w:t>
            </w:r>
          </w:p>
          <w:p w14:paraId="1A753352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1D3E858B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“&lt;=”</w:t>
            </w:r>
          </w:p>
          <w:p w14:paraId="0295D42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48F9A268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“&gt;=”</w:t>
            </w:r>
          </w:p>
          <w:p w14:paraId="2BD84461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22C40A7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“==”</w:t>
            </w:r>
          </w:p>
          <w:p w14:paraId="55D341AA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248AF1F3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“!=”</w:t>
            </w:r>
          </w:p>
          <w:p w14:paraId="0170ACE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</w:p>
          <w:p w14:paraId="5AA6DC09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4E541A3D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“*”</w:t>
            </w:r>
          </w:p>
          <w:p w14:paraId="0B7F7AB8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34938F2E" w14:textId="77777777" w:rsidR="00EF5C6C" w:rsidRPr="000C3AE6" w:rsidRDefault="00EF5C6C" w:rsidP="00EF5C6C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opN3.a = “/”</w:t>
            </w:r>
          </w:p>
          <w:p w14:paraId="1BE8A33E" w14:textId="77777777" w:rsidR="00EF5C6C" w:rsidRPr="000C3AE6" w:rsidRDefault="00EF5C6C" w:rsidP="00EF5C6C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  <w:p w14:paraId="3D215FC9" w14:textId="46CB3898" w:rsidR="00903834" w:rsidRPr="00BF3EB9" w:rsidRDefault="00EF5C6C" w:rsidP="00EF5C6C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“%”</w:t>
            </w:r>
          </w:p>
        </w:tc>
      </w:tr>
    </w:tbl>
    <w:p w14:paraId="487CBEDD" w14:textId="77777777" w:rsidR="00D04673" w:rsidRPr="00E31F79" w:rsidRDefault="00D04673" w:rsidP="00E31F79"/>
    <w:p w14:paraId="5284BA04" w14:textId="74B4B614" w:rsidR="00A1048B" w:rsidRDefault="00A1048B" w:rsidP="00A1048B">
      <w:pPr>
        <w:pStyle w:val="Ttulo2"/>
        <w:numPr>
          <w:ilvl w:val="1"/>
          <w:numId w:val="3"/>
        </w:numPr>
      </w:pPr>
      <w:bookmarkStart w:id="21" w:name="_Toc72434159"/>
      <w:r>
        <w:t>Funciones semánticas.</w:t>
      </w:r>
      <w:bookmarkEnd w:id="21"/>
    </w:p>
    <w:p w14:paraId="339EBD3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exp(Op,Arg0,Arg1) {    </w:t>
      </w:r>
    </w:p>
    <w:p w14:paraId="6BCEC5B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switch</w:t>
      </w:r>
      <w:r w:rsidRPr="000C3AE6">
        <w:rPr>
          <w:rFonts w:ascii="Arial" w:hAnsi="Arial" w:cs="Arial"/>
          <w:sz w:val="22"/>
          <w:szCs w:val="22"/>
        </w:rPr>
        <w:t xml:space="preserve"> Op </w:t>
      </w:r>
    </w:p>
    <w:p w14:paraId="768407A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and“: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 xml:space="preserve">and(Arg0, Arg1) </w:t>
      </w:r>
    </w:p>
    <w:p w14:paraId="4226430C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or“: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or(Arg0, Arg1)</w:t>
      </w:r>
    </w:p>
    <w:p w14:paraId="50E6F1CF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</w:t>
      </w:r>
      <w:r w:rsidRPr="000C3AE6">
        <w:rPr>
          <w:rFonts w:ascii="Arial" w:hAnsi="Arial" w:cs="Arial"/>
          <w:sz w:val="22"/>
          <w:szCs w:val="22"/>
        </w:rPr>
        <w:t xml:space="preserve">&lt;“: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menor(Arg0, Arg1)</w:t>
      </w:r>
    </w:p>
    <w:p w14:paraId="46D772D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&gt;“: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mayor(Arg0, Arg1)</w:t>
      </w:r>
    </w:p>
    <w:p w14:paraId="525E2189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&lt;=“: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menor_igual(Arg0, Arg1)</w:t>
      </w:r>
    </w:p>
    <w:p w14:paraId="003966C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&gt;=“: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mayor_igual(Arg0, Arg1)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3528AA4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==“: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igualdad(Arg0, Arg1)</w:t>
      </w:r>
    </w:p>
    <w:p w14:paraId="7418177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0C3AE6">
        <w:rPr>
          <w:rFonts w:ascii="Arial" w:hAnsi="Arial" w:cs="Arial"/>
          <w:sz w:val="22"/>
          <w:szCs w:val="22"/>
        </w:rPr>
        <w:t xml:space="preserve">=!“: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distinto(Arg0, Arg1)</w:t>
      </w:r>
    </w:p>
    <w:p w14:paraId="5B482922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“*</w:t>
      </w:r>
      <w:r w:rsidRPr="000C3AE6">
        <w:rPr>
          <w:rFonts w:ascii="Arial" w:hAnsi="Arial" w:cs="Arial"/>
          <w:sz w:val="22"/>
          <w:szCs w:val="22"/>
        </w:rPr>
        <w:t xml:space="preserve">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mul(Arg0, Arg1)</w:t>
      </w:r>
    </w:p>
    <w:p w14:paraId="7A5EEA8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   </w:t>
      </w:r>
      <w:r w:rsidRPr="000C3AE6">
        <w:rPr>
          <w:rFonts w:ascii="Arial" w:hAnsi="Arial" w:cs="Arial"/>
          <w:b/>
          <w:bCs/>
          <w:sz w:val="22"/>
          <w:szCs w:val="22"/>
        </w:rPr>
        <w:t>case “</w:t>
      </w:r>
      <w:r w:rsidRPr="000C3AE6">
        <w:rPr>
          <w:rFonts w:ascii="Arial" w:hAnsi="Arial" w:cs="Arial"/>
          <w:sz w:val="22"/>
          <w:szCs w:val="22"/>
        </w:rPr>
        <w:t xml:space="preserve">/“: </w:t>
      </w:r>
      <w:r w:rsidRPr="000C3AE6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0C3AE6">
        <w:rPr>
          <w:rFonts w:ascii="Arial" w:hAnsi="Arial" w:cs="Arial"/>
          <w:sz w:val="22"/>
          <w:szCs w:val="22"/>
        </w:rPr>
        <w:t>div(Arg0, Arg1)</w:t>
      </w:r>
    </w:p>
    <w:p w14:paraId="2657E31C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   case </w:t>
      </w:r>
      <w:r w:rsidRPr="000C3AE6">
        <w:rPr>
          <w:rFonts w:ascii="Arial" w:hAnsi="Arial" w:cs="Arial"/>
          <w:sz w:val="22"/>
          <w:szCs w:val="22"/>
        </w:rPr>
        <w:t xml:space="preserve">“%”: </w:t>
      </w:r>
      <w:r w:rsidRPr="000C3AE6">
        <w:rPr>
          <w:rFonts w:ascii="Arial" w:hAnsi="Arial" w:cs="Arial"/>
          <w:b/>
          <w:bCs/>
          <w:sz w:val="22"/>
          <w:szCs w:val="22"/>
        </w:rPr>
        <w:t>return</w:t>
      </w:r>
      <w:r w:rsidRPr="000C3AE6">
        <w:rPr>
          <w:rFonts w:ascii="Arial" w:hAnsi="Arial" w:cs="Arial"/>
          <w:sz w:val="22"/>
          <w:szCs w:val="22"/>
        </w:rPr>
        <w:t xml:space="preserve"> mod(Arg0, Arg1)</w:t>
      </w:r>
    </w:p>
    <w:p w14:paraId="35ECE9F4" w14:textId="4AEC039F" w:rsidR="00421AAF" w:rsidRPr="000C3AE6" w:rsidRDefault="00421AAF" w:rsidP="00701BC2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5CD7FC2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4F114B8" w14:textId="4C109B25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dec_proc(Id,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Pr="000C3AE6">
        <w:rPr>
          <w:rFonts w:ascii="Arial" w:hAnsi="Arial" w:cs="Arial"/>
          <w:sz w:val="22"/>
          <w:szCs w:val="22"/>
        </w:rPr>
        <w:t xml:space="preserve">, Bloque) {    </w:t>
      </w:r>
    </w:p>
    <w:p w14:paraId="0FB4CBA9" w14:textId="7A73FAB6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="0052439F"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sz w:val="22"/>
          <w:szCs w:val="22"/>
        </w:rPr>
        <w:t xml:space="preserve">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dec_proc_sin_pf(Id, Bloque)</w:t>
      </w:r>
    </w:p>
    <w:p w14:paraId="25F5CCB1" w14:textId="3DEAF1AC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  <w:u w:val="single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dec_proc_con_pf(Id, </w:t>
      </w:r>
      <w:r w:rsidR="0052439F" w:rsidRPr="000C3AE6">
        <w:rPr>
          <w:rFonts w:ascii="Arial" w:hAnsi="Arial" w:cs="Arial"/>
          <w:sz w:val="22"/>
          <w:szCs w:val="22"/>
        </w:rPr>
        <w:t>LParams</w:t>
      </w:r>
      <w:r w:rsidRPr="000C3AE6">
        <w:rPr>
          <w:rFonts w:ascii="Arial" w:hAnsi="Arial" w:cs="Arial"/>
          <w:sz w:val="22"/>
          <w:szCs w:val="22"/>
        </w:rPr>
        <w:t>, Bloque)</w:t>
      </w:r>
    </w:p>
    <w:p w14:paraId="61BA61E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64B3004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D7DD368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param(Tipo, Ref, Id) {    </w:t>
      </w:r>
    </w:p>
    <w:p w14:paraId="6F242155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Ref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param_sin_referencia(Tipo, Id)</w:t>
      </w:r>
    </w:p>
    <w:p w14:paraId="581FB0F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param_con_referencia(Tipo, Referencia, Id)</w:t>
      </w:r>
    </w:p>
    <w:p w14:paraId="52D3D927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243E9193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0F63772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ins_if(Exp, LInsV) {    </w:t>
      </w:r>
    </w:p>
    <w:p w14:paraId="75DF5A0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ins_if_sin_ins(Exp)</w:t>
      </w:r>
    </w:p>
    <w:p w14:paraId="148D9B3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ins_if_con_ins(Exp, LInsV)</w:t>
      </w:r>
    </w:p>
    <w:p w14:paraId="1788F47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7C162388" w14:textId="77C7C588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5F1D8C2" w14:textId="77777777" w:rsidR="00701BC2" w:rsidRPr="000C3AE6" w:rsidRDefault="00701BC2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CF0230" w14:textId="77777777" w:rsidR="000C3AE6" w:rsidRDefault="000C3AE6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785E171B" w14:textId="4DD3BB8D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lastRenderedPageBreak/>
        <w:t>fun ins_if_else(Exp, LInsV1, LInsV2) {</w:t>
      </w:r>
    </w:p>
    <w:p w14:paraId="4CA96D0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LInsV1 ==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&amp;&amp; LInsV2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ins_if_else_sin_ins(Exp)</w:t>
      </w:r>
    </w:p>
    <w:p w14:paraId="1AC7A57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else if </w:t>
      </w:r>
      <w:r w:rsidRPr="000C3AE6">
        <w:rPr>
          <w:rFonts w:ascii="Arial" w:hAnsi="Arial" w:cs="Arial"/>
          <w:sz w:val="22"/>
          <w:szCs w:val="22"/>
        </w:rPr>
        <w:t xml:space="preserve">LInsV1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&amp;&amp; LInsV2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b/>
          <w:bCs/>
          <w:sz w:val="22"/>
          <w:szCs w:val="22"/>
        </w:rPr>
        <w:t>then return</w:t>
      </w:r>
      <w:r w:rsidRPr="000C3AE6">
        <w:rPr>
          <w:rFonts w:ascii="Arial" w:hAnsi="Arial" w:cs="Arial"/>
          <w:sz w:val="22"/>
          <w:szCs w:val="22"/>
        </w:rPr>
        <w:t xml:space="preserve"> ins_if_else_con_ins(Exp, LInsV1, LInsV2)</w:t>
      </w:r>
    </w:p>
    <w:p w14:paraId="78249C5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b/>
          <w:bCs/>
          <w:sz w:val="22"/>
          <w:szCs w:val="22"/>
        </w:rPr>
        <w:t xml:space="preserve">   else if </w:t>
      </w:r>
      <w:r w:rsidRPr="000C3AE6">
        <w:rPr>
          <w:rFonts w:ascii="Arial" w:hAnsi="Arial" w:cs="Arial"/>
          <w:sz w:val="22"/>
          <w:szCs w:val="22"/>
        </w:rPr>
        <w:t xml:space="preserve">LInsV1 != </w:t>
      </w:r>
      <w:r w:rsidRPr="000C3AE6">
        <w:rPr>
          <w:rFonts w:ascii="Arial" w:hAnsi="Arial" w:cs="Arial"/>
          <w:b/>
          <w:bCs/>
          <w:sz w:val="22"/>
          <w:szCs w:val="22"/>
        </w:rPr>
        <w:t>null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Pr="000C3AE6">
        <w:rPr>
          <w:rFonts w:ascii="Arial" w:hAnsi="Arial" w:cs="Arial"/>
          <w:b/>
          <w:bCs/>
          <w:sz w:val="22"/>
          <w:szCs w:val="22"/>
        </w:rPr>
        <w:t>then return</w:t>
      </w:r>
      <w:r w:rsidRPr="000C3AE6">
        <w:rPr>
          <w:rFonts w:ascii="Arial" w:hAnsi="Arial" w:cs="Arial"/>
          <w:sz w:val="22"/>
          <w:szCs w:val="22"/>
        </w:rPr>
        <w:t xml:space="preserve"> ins_if_else_insarg0(Exp, LInsV1)</w:t>
      </w:r>
    </w:p>
    <w:p w14:paraId="2F8F10C6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ins_if_else_insarg1(Exp, LInsV2)</w:t>
      </w:r>
    </w:p>
    <w:p w14:paraId="1E833AF2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2B79268A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61C840B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ins_while(Exp, LInsV) {    </w:t>
      </w:r>
    </w:p>
    <w:p w14:paraId="5A66A7DB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LInsV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ins_while_sin_ins(Exp)</w:t>
      </w:r>
    </w:p>
    <w:p w14:paraId="2F42696E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ins_while_con_ins(Exp, LInsV)</w:t>
      </w:r>
    </w:p>
    <w:p w14:paraId="21D377E1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8AAC130" w14:textId="77777777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C22F18" w14:textId="1A60556A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ins_call(Id,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 xml:space="preserve">ParamsReales) {    </w:t>
      </w:r>
    </w:p>
    <w:p w14:paraId="099591B3" w14:textId="72E849C6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 xml:space="preserve">ParamReales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ins_call_sin_params(Id)</w:t>
      </w:r>
    </w:p>
    <w:p w14:paraId="4A033BAC" w14:textId="7CB97C73" w:rsidR="00421AAF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ins_call_con_params(Id, </w:t>
      </w:r>
      <w:r w:rsidR="0052439F" w:rsidRPr="000C3AE6">
        <w:rPr>
          <w:rFonts w:ascii="Arial" w:hAnsi="Arial" w:cs="Arial"/>
          <w:sz w:val="22"/>
          <w:szCs w:val="22"/>
        </w:rPr>
        <w:t>L</w:t>
      </w:r>
      <w:r w:rsidRPr="000C3AE6">
        <w:rPr>
          <w:rFonts w:ascii="Arial" w:hAnsi="Arial" w:cs="Arial"/>
          <w:sz w:val="22"/>
          <w:szCs w:val="22"/>
        </w:rPr>
        <w:t>ParamsReales)</w:t>
      </w:r>
    </w:p>
    <w:p w14:paraId="0BE6444F" w14:textId="7678CA72" w:rsidR="0030624D" w:rsidRPr="000C3AE6" w:rsidRDefault="00421AAF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12FB6BA2" w14:textId="525CCED6" w:rsidR="00137149" w:rsidRPr="000C3AE6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4E1CC09E" w14:textId="0AFA5933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fun bloque(Programa) {    </w:t>
      </w:r>
    </w:p>
    <w:p w14:paraId="401640DE" w14:textId="01766C8D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if</w:t>
      </w:r>
      <w:r w:rsidRPr="000C3AE6">
        <w:rPr>
          <w:rFonts w:ascii="Arial" w:hAnsi="Arial" w:cs="Arial"/>
          <w:sz w:val="22"/>
          <w:szCs w:val="22"/>
        </w:rPr>
        <w:t xml:space="preserve"> Programa == </w:t>
      </w:r>
      <w:r w:rsidRPr="000C3AE6">
        <w:rPr>
          <w:rFonts w:ascii="Arial" w:hAnsi="Arial" w:cs="Arial"/>
          <w:b/>
          <w:bCs/>
          <w:sz w:val="22"/>
          <w:szCs w:val="22"/>
        </w:rPr>
        <w:t>null then return</w:t>
      </w:r>
      <w:r w:rsidRPr="000C3AE6">
        <w:rPr>
          <w:rFonts w:ascii="Arial" w:hAnsi="Arial" w:cs="Arial"/>
          <w:sz w:val="22"/>
          <w:szCs w:val="22"/>
        </w:rPr>
        <w:t xml:space="preserve"> bloque_</w:t>
      </w:r>
      <w:del w:id="22" w:author="Borja Aday Guadalupe Luis" w:date="2021-05-19T20:13:00Z">
        <w:r w:rsidRPr="000C3AE6" w:rsidDel="00FF09A2">
          <w:rPr>
            <w:rFonts w:ascii="Arial" w:hAnsi="Arial" w:cs="Arial"/>
            <w:sz w:val="22"/>
            <w:szCs w:val="22"/>
          </w:rPr>
          <w:delText>vacio</w:delText>
        </w:r>
      </w:del>
      <w:ins w:id="23" w:author="Borja Aday Guadalupe Luis" w:date="2021-05-19T20:13:00Z">
        <w:r w:rsidR="00FF09A2" w:rsidRPr="000C3AE6">
          <w:rPr>
            <w:rFonts w:ascii="Arial" w:hAnsi="Arial" w:cs="Arial"/>
            <w:sz w:val="22"/>
            <w:szCs w:val="22"/>
          </w:rPr>
          <w:t>sin_programa</w:t>
        </w:r>
      </w:ins>
      <w:r w:rsidRPr="000C3AE6">
        <w:rPr>
          <w:rFonts w:ascii="Arial" w:hAnsi="Arial" w:cs="Arial"/>
          <w:sz w:val="22"/>
          <w:szCs w:val="22"/>
        </w:rPr>
        <w:t>()</w:t>
      </w:r>
    </w:p>
    <w:p w14:paraId="30C36BD3" w14:textId="1045DF24" w:rsidR="00137149" w:rsidRPr="000C3AE6" w:rsidRDefault="00137149" w:rsidP="00137149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 xml:space="preserve">   </w:t>
      </w:r>
      <w:r w:rsidRPr="000C3AE6">
        <w:rPr>
          <w:rFonts w:ascii="Arial" w:hAnsi="Arial" w:cs="Arial"/>
          <w:b/>
          <w:bCs/>
          <w:sz w:val="22"/>
          <w:szCs w:val="22"/>
        </w:rPr>
        <w:t>else return</w:t>
      </w:r>
      <w:r w:rsidRPr="000C3AE6">
        <w:rPr>
          <w:rFonts w:ascii="Arial" w:hAnsi="Arial" w:cs="Arial"/>
          <w:sz w:val="22"/>
          <w:szCs w:val="22"/>
        </w:rPr>
        <w:t xml:space="preserve"> bloque_</w:t>
      </w:r>
      <w:del w:id="24" w:author="Borja Aday Guadalupe Luis" w:date="2021-05-19T20:13:00Z">
        <w:r w:rsidRPr="000C3AE6" w:rsidDel="00FF09A2">
          <w:rPr>
            <w:rFonts w:ascii="Arial" w:hAnsi="Arial" w:cs="Arial"/>
            <w:sz w:val="22"/>
            <w:szCs w:val="22"/>
          </w:rPr>
          <w:delText>no</w:delText>
        </w:r>
      </w:del>
      <w:ins w:id="25" w:author="Borja Aday Guadalupe Luis" w:date="2021-05-19T20:13:00Z">
        <w:r w:rsidR="00FF09A2" w:rsidRPr="000C3AE6">
          <w:rPr>
            <w:rFonts w:ascii="Arial" w:hAnsi="Arial" w:cs="Arial"/>
            <w:sz w:val="22"/>
            <w:szCs w:val="22"/>
          </w:rPr>
          <w:t>con</w:t>
        </w:r>
      </w:ins>
      <w:r w:rsidRPr="000C3AE6">
        <w:rPr>
          <w:rFonts w:ascii="Arial" w:hAnsi="Arial" w:cs="Arial"/>
          <w:sz w:val="22"/>
          <w:szCs w:val="22"/>
        </w:rPr>
        <w:t>_</w:t>
      </w:r>
      <w:del w:id="26" w:author="Borja Aday Guadalupe Luis" w:date="2021-05-19T20:13:00Z">
        <w:r w:rsidRPr="000C3AE6" w:rsidDel="00FF09A2">
          <w:rPr>
            <w:rFonts w:ascii="Arial" w:hAnsi="Arial" w:cs="Arial"/>
            <w:sz w:val="22"/>
            <w:szCs w:val="22"/>
          </w:rPr>
          <w:delText>vacio</w:delText>
        </w:r>
      </w:del>
      <w:ins w:id="27" w:author="Borja Aday Guadalupe Luis" w:date="2021-05-19T20:13:00Z">
        <w:r w:rsidR="00FF09A2" w:rsidRPr="000C3AE6">
          <w:rPr>
            <w:rFonts w:ascii="Arial" w:hAnsi="Arial" w:cs="Arial"/>
            <w:sz w:val="22"/>
            <w:szCs w:val="22"/>
          </w:rPr>
          <w:t>programa</w:t>
        </w:r>
      </w:ins>
      <w:r w:rsidRPr="000C3AE6">
        <w:rPr>
          <w:rFonts w:ascii="Arial" w:hAnsi="Arial" w:cs="Arial"/>
          <w:sz w:val="22"/>
          <w:szCs w:val="22"/>
        </w:rPr>
        <w:t>(Programa)</w:t>
      </w:r>
    </w:p>
    <w:p w14:paraId="5EC3C55E" w14:textId="028F50AA" w:rsidR="00E31F79" w:rsidRPr="000C3AE6" w:rsidRDefault="00137149" w:rsidP="00421AAF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0C3AE6">
        <w:rPr>
          <w:rFonts w:ascii="Arial" w:hAnsi="Arial" w:cs="Arial"/>
          <w:sz w:val="22"/>
          <w:szCs w:val="22"/>
        </w:rPr>
        <w:t>}</w:t>
      </w:r>
    </w:p>
    <w:p w14:paraId="479ACA7C" w14:textId="3CB11F84" w:rsidR="00165A5E" w:rsidRPr="00093824" w:rsidRDefault="00903834" w:rsidP="00920D36">
      <w:pPr>
        <w:pStyle w:val="Ttulo1"/>
        <w:numPr>
          <w:ilvl w:val="0"/>
          <w:numId w:val="15"/>
        </w:numPr>
        <w:jc w:val="both"/>
      </w:pPr>
      <w:bookmarkStart w:id="28" w:name="_Toc72434160"/>
      <w:r>
        <w:t>Acondicionamiento para implementación descendente</w:t>
      </w:r>
      <w:r w:rsidR="00165A5E">
        <w:t>.</w:t>
      </w:r>
      <w:bookmarkEnd w:id="28"/>
    </w:p>
    <w:tbl>
      <w:tblPr>
        <w:tblStyle w:val="Tablaconcuadrcula"/>
        <w:tblW w:w="5000" w:type="pct"/>
        <w:tblInd w:w="-5" w:type="dxa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AC5FA9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AC5FA9">
        <w:tc>
          <w:tcPr>
            <w:tcW w:w="5000" w:type="pct"/>
            <w:shd w:val="clear" w:color="auto" w:fill="F2F2F2" w:themeFill="background1" w:themeFillShade="F2"/>
          </w:tcPr>
          <w:p w14:paraId="79B49CA2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 -&gt; LDecs </w:t>
            </w:r>
            <w:r w:rsidRPr="000C3AE6">
              <w:rPr>
                <w:rFonts w:ascii="Arial" w:hAnsi="Arial" w:cs="Arial"/>
                <w:b/>
                <w:bCs/>
              </w:rPr>
              <w:t xml:space="preserve">&amp;&amp; </w:t>
            </w:r>
            <w:r w:rsidRPr="000C3AE6">
              <w:rPr>
                <w:rFonts w:ascii="Arial" w:hAnsi="Arial" w:cs="Arial"/>
              </w:rPr>
              <w:t>LIns</w:t>
            </w:r>
          </w:p>
          <w:p w14:paraId="20E9F4EE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programa_con_decs(LDecs.a, LIns.a)</w:t>
            </w:r>
          </w:p>
          <w:p w14:paraId="4A660E86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 -&gt; LIns</w:t>
            </w:r>
          </w:p>
          <w:p w14:paraId="48481022" w14:textId="77777777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Programa.a = programa_sin_decs(LIns.a)</w:t>
            </w:r>
          </w:p>
          <w:p w14:paraId="0F9FBFF2" w14:textId="77777777" w:rsidR="00C036CA" w:rsidRPr="000C3AE6" w:rsidRDefault="00C036CA" w:rsidP="00C036CA">
            <w:pPr>
              <w:rPr>
                <w:rFonts w:ascii="Arial" w:hAnsi="Arial" w:cs="Arial"/>
              </w:rPr>
            </w:pPr>
          </w:p>
          <w:p w14:paraId="469CE7F7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LDecs -&gt; Dec RLDecs</w:t>
            </w:r>
          </w:p>
          <w:p w14:paraId="0C7BD443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RLDecs.ah = decs_1(Dec.a)</w:t>
            </w:r>
          </w:p>
          <w:p w14:paraId="058AC68A" w14:textId="33FD6580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LDecs.a = RLDecs.a</w:t>
            </w:r>
          </w:p>
          <w:p w14:paraId="7458B3F8" w14:textId="48CEF750" w:rsidR="00C036CA" w:rsidRPr="000C3AE6" w:rsidRDefault="00C036CA" w:rsidP="00C036CA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LDecs </w:t>
            </w:r>
            <w:r w:rsidRPr="000C3AE6">
              <w:rPr>
                <w:rFonts w:ascii="Arial" w:hAnsi="Arial" w:cs="Arial"/>
              </w:rPr>
              <w:t>-&gt; ε</w:t>
            </w:r>
          </w:p>
          <w:p w14:paraId="1B2BA4A9" w14:textId="65693ED8" w:rsidR="00C036CA" w:rsidRPr="000C3AE6" w:rsidRDefault="00C036CA" w:rsidP="00C036CA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Pr="000C3AE6">
              <w:rPr>
                <w:rFonts w:ascii="Arial" w:hAnsi="Arial" w:cs="Arial"/>
                <w:lang w:val="es"/>
              </w:rPr>
              <w:t>LDecs</w:t>
            </w:r>
            <w:ins w:id="29" w:author="Borja Aday Guadalupe Luis" w:date="2021-05-19T20:53:00Z">
              <w:r w:rsidRPr="000C3AE6">
                <w:rPr>
                  <w:rFonts w:ascii="Arial" w:hAnsi="Arial" w:cs="Arial"/>
                </w:rPr>
                <w:t>.a =</w:t>
              </w:r>
            </w:ins>
            <w:del w:id="30" w:author="Borja Aday Guadalupe Luis" w:date="2021-05-19T20:53:00Z">
              <w:r w:rsidRPr="000C3AE6" w:rsidDel="00020F52">
                <w:rPr>
                  <w:rFonts w:ascii="Arial" w:hAnsi="Arial" w:cs="Arial"/>
                </w:rPr>
                <w:delText xml:space="preserve"> -&gt;</w:delText>
              </w:r>
            </w:del>
            <w:r w:rsidRPr="000C3AE6">
              <w:rPr>
                <w:rFonts w:ascii="Arial" w:hAnsi="Arial" w:cs="Arial"/>
              </w:rPr>
              <w:t xml:space="preserve">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37EF5873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RLDecs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0C3AE6">
              <w:rPr>
                <w:rFonts w:ascii="Arial" w:hAnsi="Arial" w:cs="Arial"/>
                <w:lang w:val="es"/>
              </w:rPr>
              <w:t xml:space="preserve"> Dec RLDecs</w:t>
            </w:r>
          </w:p>
          <w:p w14:paraId="74211615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.ah = decs_muchas(RLDecs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.ah, Dec.a)</w:t>
            </w:r>
          </w:p>
          <w:p w14:paraId="34590975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RLDecs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</w:t>
            </w:r>
          </w:p>
          <w:p w14:paraId="56CCA1A6" w14:textId="77777777" w:rsidR="00C036CA" w:rsidRPr="000C3AE6" w:rsidRDefault="00C036CA" w:rsidP="00C036CA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RLDecs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03623679" w14:textId="77777777" w:rsidR="00C036CA" w:rsidRPr="000C3AE6" w:rsidRDefault="00C036CA" w:rsidP="00C036CA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RLDecs.a = RLDecs.ah</w:t>
            </w:r>
          </w:p>
          <w:p w14:paraId="401DF494" w14:textId="77777777" w:rsidR="00C036CA" w:rsidRPr="000C3AE6" w:rsidRDefault="00C036CA" w:rsidP="00E31F79">
            <w:pPr>
              <w:ind w:left="1416" w:hanging="1416"/>
              <w:rPr>
                <w:rFonts w:ascii="Arial" w:hAnsi="Arial" w:cs="Arial"/>
              </w:rPr>
            </w:pPr>
          </w:p>
          <w:p w14:paraId="06B74D0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4111AB80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var </w:t>
            </w:r>
            <w:r w:rsidRPr="000C3AE6">
              <w:rPr>
                <w:rFonts w:ascii="Arial" w:hAnsi="Arial" w:cs="Arial"/>
              </w:rPr>
              <w:t xml:space="preserve">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5DED37A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dec_var(Tipo.a,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707DAA15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>type</w:t>
            </w:r>
            <w:r w:rsidRPr="000C3AE6">
              <w:rPr>
                <w:rFonts w:ascii="Arial" w:hAnsi="Arial" w:cs="Arial"/>
              </w:rPr>
              <w:t xml:space="preserve">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1FF2D75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Dec.a = dec_type(Tipo.a,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423C449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Dec -&gt; </w:t>
            </w:r>
            <w:r w:rsidRPr="000C3AE6">
              <w:rPr>
                <w:rFonts w:ascii="Arial" w:hAnsi="Arial" w:cs="Arial"/>
                <w:b/>
                <w:bCs/>
              </w:rPr>
              <w:t xml:space="preserve">proc identificador </w:t>
            </w:r>
            <w:r w:rsidRPr="000C3AE6">
              <w:rPr>
                <w:rFonts w:ascii="Arial" w:hAnsi="Arial" w:cs="Arial"/>
              </w:rPr>
              <w:t>ParForm Bloque</w:t>
            </w:r>
          </w:p>
          <w:p w14:paraId="1D1FB40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Dec.a = dec_proc(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ParForm.a, Bloque.a)</w:t>
            </w:r>
          </w:p>
          <w:p w14:paraId="644AA80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1F1D819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ParForm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LParams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4A02592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ParForm.a = LParams.a</w:t>
            </w:r>
          </w:p>
          <w:p w14:paraId="5722DCF9" w14:textId="291F7363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66A688D" w14:textId="77777777" w:rsidR="000C3AE6" w:rsidRPr="000C3AE6" w:rsidRDefault="000C3AE6" w:rsidP="00E31F79">
            <w:pPr>
              <w:rPr>
                <w:rFonts w:ascii="Arial" w:hAnsi="Arial" w:cs="Arial"/>
              </w:rPr>
            </w:pPr>
          </w:p>
          <w:p w14:paraId="6F8411F3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Param RLParams</w:t>
            </w:r>
          </w:p>
          <w:p w14:paraId="38B17AC8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RLParams.ah = lparams_1(Param.a)</w:t>
            </w:r>
          </w:p>
          <w:p w14:paraId="0BC02CE4" w14:textId="232EBC04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LParams.a = RLParams.a</w:t>
            </w:r>
          </w:p>
          <w:p w14:paraId="506E0A3B" w14:textId="77777777" w:rsidR="008E7C7D" w:rsidRPr="000C3AE6" w:rsidRDefault="008E7C7D" w:rsidP="008E7C7D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LParams -&gt; ε</w:t>
            </w:r>
          </w:p>
          <w:p w14:paraId="0F3E94ED" w14:textId="345E2E42" w:rsidR="004075DA" w:rsidRPr="000C3AE6" w:rsidRDefault="008E7C7D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LParams</w:t>
            </w:r>
            <w:ins w:id="31" w:author="Borja Aday Guadalupe Luis" w:date="2021-05-19T20:53:00Z">
              <w:r w:rsidRPr="000C3AE6">
                <w:rPr>
                  <w:rFonts w:ascii="Arial" w:hAnsi="Arial" w:cs="Arial"/>
                </w:rPr>
                <w:t>.a =</w:t>
              </w:r>
            </w:ins>
            <w:del w:id="32" w:author="Borja Aday Guadalupe Luis" w:date="2021-05-19T20:53:00Z">
              <w:r w:rsidRPr="000C3AE6" w:rsidDel="00020F52">
                <w:rPr>
                  <w:rFonts w:ascii="Arial" w:hAnsi="Arial" w:cs="Arial"/>
                </w:rPr>
                <w:delText xml:space="preserve"> -&gt;</w:delText>
              </w:r>
            </w:del>
            <w:r w:rsidRPr="000C3AE6">
              <w:rPr>
                <w:rFonts w:ascii="Arial" w:hAnsi="Arial" w:cs="Arial"/>
              </w:rPr>
              <w:t xml:space="preserve">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6686DF5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RLParams -&gt; </w:t>
            </w:r>
            <w:r w:rsidRPr="000C3AE6">
              <w:rPr>
                <w:rFonts w:ascii="Arial" w:hAnsi="Arial" w:cs="Arial"/>
                <w:b/>
                <w:bCs/>
              </w:rPr>
              <w:t xml:space="preserve">, </w:t>
            </w:r>
            <w:r w:rsidRPr="000C3AE6">
              <w:rPr>
                <w:rFonts w:ascii="Arial" w:hAnsi="Arial" w:cs="Arial"/>
              </w:rPr>
              <w:t>Param RLParams</w:t>
            </w:r>
          </w:p>
          <w:p w14:paraId="5F324B5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 xml:space="preserve">   RLParams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.ah = lparams_muchos(RLParams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.ah, Param.a)</w:t>
            </w:r>
          </w:p>
          <w:p w14:paraId="278140C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 = RLParams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</w:t>
            </w:r>
          </w:p>
          <w:p w14:paraId="249F6CB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RLParams -&gt; ε</w:t>
            </w:r>
          </w:p>
          <w:p w14:paraId="131A481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RLParams.a = RLParams.ah</w:t>
            </w:r>
          </w:p>
          <w:p w14:paraId="2A7869A7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87A03E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>Param -&gt; Tipo Referencia</w:t>
            </w:r>
            <w:r w:rsidRPr="000C3AE6">
              <w:rPr>
                <w:rFonts w:ascii="Arial" w:hAnsi="Arial" w:cs="Arial"/>
                <w:b/>
                <w:bCs/>
              </w:rPr>
              <w:t xml:space="preserve"> identificador</w:t>
            </w:r>
          </w:p>
          <w:p w14:paraId="2BF5C09E" w14:textId="073344D1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Param.a = param(Tipo.a, Referencia.a,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</w:t>
            </w:r>
            <w:r w:rsidR="00495831" w:rsidRPr="000C3AE6">
              <w:rPr>
                <w:rFonts w:ascii="Arial" w:hAnsi="Arial" w:cs="Arial"/>
              </w:rPr>
              <w:t>ema</w:t>
            </w:r>
            <w:r w:rsidRPr="000C3AE6">
              <w:rPr>
                <w:rFonts w:ascii="Arial" w:hAnsi="Arial" w:cs="Arial"/>
              </w:rPr>
              <w:t>)</w:t>
            </w:r>
          </w:p>
          <w:p w14:paraId="0DEB2A3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Referencia -&gt; </w:t>
            </w:r>
            <w:r w:rsidRPr="000C3AE6">
              <w:rPr>
                <w:rFonts w:ascii="Arial" w:hAnsi="Arial" w:cs="Arial"/>
                <w:b/>
                <w:bCs/>
              </w:rPr>
              <w:t>&amp;</w:t>
            </w:r>
          </w:p>
          <w:p w14:paraId="11C052E2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referencia()</w:t>
            </w:r>
          </w:p>
          <w:p w14:paraId="1A38711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Referencia -&gt; ε</w:t>
            </w:r>
          </w:p>
          <w:p w14:paraId="02570953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Referencia.a =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600D6EB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3364AED9" w14:textId="77777777" w:rsidR="00E31F79" w:rsidRPr="000C3AE6" w:rsidRDefault="00E31F79" w:rsidP="00E31F79">
            <w:pPr>
              <w:ind w:left="708" w:hanging="708"/>
              <w:rPr>
                <w:ins w:id="33" w:author="Borja Aday Guadalupe Luis" w:date="2021-05-19T19:44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Bloque -&gt; </w:t>
            </w:r>
            <w:r w:rsidRPr="000C3AE6">
              <w:rPr>
                <w:rFonts w:ascii="Arial" w:hAnsi="Arial" w:cs="Arial"/>
                <w:b/>
                <w:bCs/>
              </w:rPr>
              <w:t>{</w:t>
            </w:r>
            <w:r w:rsidRPr="000C3AE6">
              <w:rPr>
                <w:rFonts w:ascii="Arial" w:hAnsi="Arial" w:cs="Arial"/>
              </w:rPr>
              <w:t xml:space="preserve"> ProgramaBloque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38948AA2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4" w:author="Borja Aday Guadalupe Luis" w:date="2021-05-19T19:44:00Z">
              <w:r w:rsidRPr="000C3AE6">
                <w:rPr>
                  <w:rFonts w:ascii="Arial" w:hAnsi="Arial" w:cs="Arial"/>
                </w:rPr>
                <w:t xml:space="preserve">   Bloque.a = blo</w:t>
              </w:r>
            </w:ins>
            <w:ins w:id="35" w:author="Borja Aday Guadalupe Luis" w:date="2021-05-19T19:45:00Z">
              <w:r w:rsidRPr="000C3AE6">
                <w:rPr>
                  <w:rFonts w:ascii="Arial" w:hAnsi="Arial" w:cs="Arial"/>
                </w:rPr>
                <w:t>que(ProgramaBloque.a)</w:t>
              </w:r>
            </w:ins>
          </w:p>
          <w:p w14:paraId="35972D7D" w14:textId="77777777" w:rsidR="00E31F79" w:rsidRPr="000C3AE6" w:rsidRDefault="00E31F79" w:rsidP="00E31F79">
            <w:pPr>
              <w:ind w:left="708" w:hanging="708"/>
              <w:rPr>
                <w:ins w:id="36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ProgramaBloque -&gt; Programa</w:t>
            </w:r>
          </w:p>
          <w:p w14:paraId="03B8D693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</w:rPr>
            </w:pPr>
            <w:ins w:id="37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Programa.a</w:t>
              </w:r>
            </w:ins>
          </w:p>
          <w:p w14:paraId="650C87C9" w14:textId="77777777" w:rsidR="00E31F79" w:rsidRPr="000C3AE6" w:rsidRDefault="00E31F79" w:rsidP="00E31F79">
            <w:pPr>
              <w:ind w:left="708" w:hanging="708"/>
              <w:rPr>
                <w:ins w:id="38" w:author="Borja Aday Guadalupe Luis" w:date="2021-05-19T19:45:00Z"/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ProgramaBloque -&gt; </w:t>
            </w:r>
            <w:ins w:id="39" w:author="Borja Aday Guadalupe Luis" w:date="2021-05-19T19:44:00Z">
              <w:r w:rsidRPr="000C3AE6">
                <w:rPr>
                  <w:rFonts w:ascii="Arial" w:hAnsi="Arial" w:cs="Arial"/>
                </w:rPr>
                <w:t>ε</w:t>
              </w:r>
            </w:ins>
          </w:p>
          <w:p w14:paraId="2CC227AD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  <w:rPrChange w:id="40" w:author="Borja Aday Guadalupe Luis" w:date="2021-05-19T19:45:00Z">
                  <w:rPr>
                    <w:rFonts w:ascii="Arial" w:hAnsi="Arial" w:cs="Arial"/>
                    <w:b/>
                    <w:bCs/>
                    <w:u w:val="single"/>
                  </w:rPr>
                </w:rPrChange>
              </w:rPr>
            </w:pPr>
            <w:ins w:id="41" w:author="Borja Aday Guadalupe Luis" w:date="2021-05-19T19:45:00Z">
              <w:r w:rsidRPr="000C3AE6">
                <w:rPr>
                  <w:rFonts w:ascii="Arial" w:hAnsi="Arial" w:cs="Arial"/>
                </w:rPr>
                <w:t xml:space="preserve">   ProgramaBloque.a = </w:t>
              </w:r>
              <w:r w:rsidRPr="000C3AE6">
                <w:rPr>
                  <w:rFonts w:ascii="Arial" w:hAnsi="Arial" w:cs="Arial"/>
                  <w:b/>
                  <w:bCs/>
                  <w:rPrChange w:id="42" w:author="Borja Aday Guadalupe Luis" w:date="2021-05-19T19:45:00Z">
                    <w:rPr/>
                  </w:rPrChange>
                </w:rPr>
                <w:t>null</w:t>
              </w:r>
            </w:ins>
          </w:p>
          <w:p w14:paraId="4FF5D26E" w14:textId="77777777" w:rsidR="00E31F79" w:rsidRPr="000C3AE6" w:rsidRDefault="00E31F79" w:rsidP="00E31F79">
            <w:pPr>
              <w:ind w:left="708" w:hanging="708"/>
              <w:rPr>
                <w:rFonts w:ascii="Arial" w:hAnsi="Arial" w:cs="Arial"/>
                <w:b/>
                <w:bCs/>
                <w:u w:val="single"/>
              </w:rPr>
            </w:pPr>
          </w:p>
          <w:p w14:paraId="018972F8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int</w:t>
            </w:r>
          </w:p>
          <w:p w14:paraId="110C3C2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tipo_int()</w:t>
            </w:r>
          </w:p>
          <w:p w14:paraId="1D6D915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real</w:t>
            </w:r>
          </w:p>
          <w:p w14:paraId="0F6EB4A1" w14:textId="6EE3FDBE" w:rsidR="00E31F79" w:rsidRPr="000C3AE6" w:rsidRDefault="00E31F79" w:rsidP="00E31F79">
            <w:pPr>
              <w:rPr>
                <w:rFonts w:ascii="Arial" w:hAnsi="Arial" w:cs="Arial"/>
                <w:u w:val="single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tipo_real()</w:t>
            </w:r>
          </w:p>
          <w:p w14:paraId="25144EC8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bool</w:t>
            </w:r>
          </w:p>
          <w:p w14:paraId="171F190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tipo_bool()</w:t>
            </w:r>
          </w:p>
          <w:p w14:paraId="1F0FCC84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string</w:t>
            </w:r>
          </w:p>
          <w:p w14:paraId="3C25B12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tipo_string()</w:t>
            </w:r>
          </w:p>
          <w:p w14:paraId="0D0A8C36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68B1BDA5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Tipo.a = tipo_id(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05C54E78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array [ numEnt ] of </w:t>
            </w:r>
            <w:r w:rsidRPr="000C3AE6">
              <w:rPr>
                <w:rFonts w:ascii="Arial" w:hAnsi="Arial" w:cs="Arial"/>
              </w:rPr>
              <w:t>Tipo</w:t>
            </w:r>
          </w:p>
          <w:p w14:paraId="7D5FF7CE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tipo_array(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.lexema, Tipo.a)</w:t>
            </w:r>
          </w:p>
          <w:p w14:paraId="65B28C1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  <w:u w:val="single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record { </w:t>
            </w:r>
            <w:r w:rsidRPr="000C3AE6">
              <w:rPr>
                <w:rFonts w:ascii="Arial" w:hAnsi="Arial" w:cs="Arial"/>
              </w:rPr>
              <w:t xml:space="preserve">LCampos </w:t>
            </w:r>
            <w:r w:rsidRPr="000C3AE6">
              <w:rPr>
                <w:rFonts w:ascii="Arial" w:hAnsi="Arial" w:cs="Arial"/>
                <w:b/>
                <w:bCs/>
              </w:rPr>
              <w:t>}</w:t>
            </w:r>
          </w:p>
          <w:p w14:paraId="0DB59B7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tipo_record(LCampos.a)</w:t>
            </w:r>
          </w:p>
          <w:p w14:paraId="0B18D0F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521431F9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LCampos -&gt; Campo RLCampos</w:t>
            </w:r>
          </w:p>
          <w:p w14:paraId="6BCDEC6E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RLCampos.ah = </w:t>
            </w:r>
            <w:r w:rsidRPr="000C3AE6">
              <w:rPr>
                <w:rFonts w:ascii="Arial" w:hAnsi="Arial" w:cs="Arial"/>
              </w:rPr>
              <w:t>lcampos_1</w:t>
            </w:r>
            <w:r w:rsidRPr="000C3AE6">
              <w:rPr>
                <w:rFonts w:ascii="Arial" w:hAnsi="Arial" w:cs="Arial"/>
                <w:lang w:val="es"/>
              </w:rPr>
              <w:t xml:space="preserve"> (Campo.a)</w:t>
            </w:r>
          </w:p>
          <w:p w14:paraId="55F42308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LCampos.a = RLCampos.a</w:t>
            </w:r>
          </w:p>
          <w:p w14:paraId="11F0D97A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RLCampos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0C3AE6">
              <w:rPr>
                <w:rFonts w:ascii="Arial" w:hAnsi="Arial" w:cs="Arial"/>
                <w:lang w:val="es"/>
              </w:rPr>
              <w:t xml:space="preserve"> Campo RLCampos</w:t>
            </w:r>
          </w:p>
          <w:p w14:paraId="5FD3E28D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.ah = lcampos_muchos(RLCampos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.ah, Campo.a)</w:t>
            </w:r>
          </w:p>
          <w:p w14:paraId="5EA73521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RLCampos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</w:t>
            </w:r>
          </w:p>
          <w:p w14:paraId="4FAE2122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RLCampos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6639EFA3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RLCampos.a = RLCampos.ah</w:t>
            </w:r>
          </w:p>
          <w:p w14:paraId="57AB3BB2" w14:textId="77777777" w:rsidR="00E31F79" w:rsidRPr="000C3AE6" w:rsidDel="007726C8" w:rsidRDefault="00E31F79" w:rsidP="00E31F79">
            <w:pPr>
              <w:rPr>
                <w:del w:id="43" w:author="Borja Aday Guadalupe Luis" w:date="2021-05-19T20:08:00Z"/>
                <w:rFonts w:ascii="Arial" w:hAnsi="Arial" w:cs="Arial"/>
              </w:rPr>
            </w:pPr>
          </w:p>
          <w:p w14:paraId="5F1E02B0" w14:textId="77777777" w:rsidR="00E31F79" w:rsidRPr="000C3AE6" w:rsidDel="007726C8" w:rsidRDefault="00E31F79" w:rsidP="00E31F79">
            <w:pPr>
              <w:rPr>
                <w:del w:id="44" w:author="Borja Aday Guadalupe Luis" w:date="2021-05-19T20:08:00Z"/>
                <w:rFonts w:ascii="Arial" w:hAnsi="Arial" w:cs="Arial"/>
              </w:rPr>
            </w:pPr>
          </w:p>
          <w:p w14:paraId="1D5A10C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234258EB" w14:textId="61B4F548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Campo -&gt; Tipo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4359F2C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Campo.a = campo(Tipo.a,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 xml:space="preserve">.lexema) </w:t>
            </w:r>
          </w:p>
          <w:p w14:paraId="6CC4B4F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Tipo -&gt; </w:t>
            </w:r>
            <w:r w:rsidRPr="000C3AE6">
              <w:rPr>
                <w:rFonts w:ascii="Arial" w:hAnsi="Arial" w:cs="Arial"/>
                <w:b/>
                <w:bCs/>
              </w:rPr>
              <w:t xml:space="preserve">pointer </w:t>
            </w:r>
            <w:r w:rsidRPr="000C3AE6">
              <w:rPr>
                <w:rFonts w:ascii="Arial" w:hAnsi="Arial" w:cs="Arial"/>
              </w:rPr>
              <w:t>Tipo</w:t>
            </w:r>
          </w:p>
          <w:p w14:paraId="515EF8F7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Tipo.a = tipo_pointer(Tipo.a)</w:t>
            </w:r>
          </w:p>
          <w:p w14:paraId="7D8400BD" w14:textId="77777777" w:rsidR="00E31F79" w:rsidRPr="000C3AE6" w:rsidDel="007726C8" w:rsidRDefault="00E31F79" w:rsidP="00E31F79">
            <w:pPr>
              <w:rPr>
                <w:del w:id="45" w:author="Borja Aday Guadalupe Luis" w:date="2021-05-19T20:08:00Z"/>
                <w:rFonts w:ascii="Arial" w:hAnsi="Arial" w:cs="Arial"/>
              </w:rPr>
            </w:pPr>
          </w:p>
          <w:p w14:paraId="4C1D4F91" w14:textId="77777777" w:rsidR="00E31F79" w:rsidRPr="000C3AE6" w:rsidDel="007726C8" w:rsidRDefault="00E31F79" w:rsidP="00E31F79">
            <w:pPr>
              <w:rPr>
                <w:del w:id="46" w:author="Borja Aday Guadalupe Luis" w:date="2021-05-19T20:08:00Z"/>
                <w:rFonts w:ascii="Arial" w:hAnsi="Arial" w:cs="Arial"/>
              </w:rPr>
            </w:pPr>
          </w:p>
          <w:p w14:paraId="1B823FB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6ED37213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LIns -&gt; Ins RLIns</w:t>
            </w:r>
          </w:p>
          <w:p w14:paraId="40CC22E3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RLIns.ah = </w:t>
            </w:r>
            <w:r w:rsidRPr="000C3AE6">
              <w:rPr>
                <w:rFonts w:ascii="Arial" w:hAnsi="Arial" w:cs="Arial"/>
              </w:rPr>
              <w:t>ins_1</w:t>
            </w:r>
            <w:r w:rsidRPr="000C3AE6">
              <w:rPr>
                <w:rFonts w:ascii="Arial" w:hAnsi="Arial" w:cs="Arial"/>
                <w:lang w:val="es"/>
              </w:rPr>
              <w:t xml:space="preserve"> (Ins.a)</w:t>
            </w:r>
          </w:p>
          <w:p w14:paraId="72632C2A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LIns.a = RLIns.a</w:t>
            </w:r>
          </w:p>
          <w:p w14:paraId="61A22EF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RLIns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0C3AE6">
              <w:rPr>
                <w:rFonts w:ascii="Arial" w:hAnsi="Arial" w:cs="Arial"/>
                <w:lang w:val="es"/>
              </w:rPr>
              <w:t xml:space="preserve"> Ins RLIns</w:t>
            </w:r>
          </w:p>
          <w:p w14:paraId="25F055D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.ah = ins_muchas(RLIns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.ah, Ins.a)</w:t>
            </w:r>
          </w:p>
          <w:p w14:paraId="10198447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RLIns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</w:t>
            </w:r>
          </w:p>
          <w:p w14:paraId="3DF45E9A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RLIns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62DE065F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RLIns.a = RLIns.ah</w:t>
            </w:r>
          </w:p>
          <w:p w14:paraId="7AA74ED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F88704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E0 </w:t>
            </w:r>
            <w:r w:rsidRPr="000C3AE6">
              <w:rPr>
                <w:rFonts w:ascii="Arial" w:hAnsi="Arial" w:cs="Arial"/>
                <w:b/>
                <w:bCs/>
              </w:rPr>
              <w:t>=</w:t>
            </w:r>
            <w:r w:rsidRPr="000C3AE6">
              <w:rPr>
                <w:rFonts w:ascii="Arial" w:hAnsi="Arial" w:cs="Arial"/>
              </w:rPr>
              <w:t xml:space="preserve"> E0</w:t>
            </w:r>
          </w:p>
          <w:p w14:paraId="2DFE6622" w14:textId="5BAD4EC6" w:rsidR="009E3F07" w:rsidRPr="000C3AE6" w:rsidRDefault="00E31F79">
            <w:pPr>
              <w:rPr>
                <w:ins w:id="47" w:author="Borja Aday Guadalupe Luis" w:date="2021-05-19T20:31:00Z"/>
                <w:rFonts w:ascii="Arial" w:hAnsi="Arial" w:cs="Arial"/>
                <w:rPrChange w:id="48" w:author="Borja Aday Guadalupe Luis" w:date="2021-05-19T20:32:00Z">
                  <w:rPr>
                    <w:ins w:id="49" w:author="Borja Aday Guadalupe Luis" w:date="2021-05-19T20:31:00Z"/>
                  </w:rPr>
                </w:rPrChange>
              </w:rPr>
              <w:pPrChange w:id="50" w:author="Borja Aday Guadalupe Luis" w:date="2021-05-19T20:37:00Z">
                <w:pPr>
                  <w:pStyle w:val="NormalWeb"/>
                  <w:spacing w:before="0" w:beforeAutospacing="0" w:after="0" w:afterAutospacing="0"/>
                </w:pPr>
              </w:pPrChange>
            </w:pPr>
            <w:r w:rsidRPr="000C3AE6">
              <w:rPr>
                <w:rFonts w:ascii="Arial" w:hAnsi="Arial" w:cs="Arial"/>
              </w:rPr>
              <w:t xml:space="preserve">   Ins.a = ins_asignacion(E0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.a, E0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.a)</w:t>
            </w:r>
            <w:ins w:id="51" w:author="Borja Aday Guadalupe Luis" w:date="2021-05-19T20:31:00Z">
              <w:r w:rsidR="009E3F07" w:rsidRPr="000C3AE6">
                <w:rPr>
                  <w:rFonts w:ascii="Arial" w:eastAsia="Arial" w:hAnsi="Arial" w:cs="Arial"/>
                  <w:color w:val="000000"/>
                  <w:shd w:val="clear" w:color="auto" w:fill="F1C232"/>
                  <w:lang w:val="es"/>
                  <w:rPrChange w:id="52" w:author="Borja Aday Guadalupe Luis" w:date="2021-05-19T20:32:00Z">
                    <w:rPr>
                      <w:color w:val="000000"/>
                      <w:shd w:val="clear" w:color="auto" w:fill="F1C232"/>
                    </w:rPr>
                  </w:rPrChange>
                </w:rPr>
                <w:t xml:space="preserve"> </w:t>
              </w:r>
            </w:ins>
          </w:p>
          <w:p w14:paraId="453AABBF" w14:textId="77777777" w:rsidR="009E3F07" w:rsidRPr="000C3AE6" w:rsidDel="00FE5C53" w:rsidRDefault="009E3F07" w:rsidP="00E31F79">
            <w:pPr>
              <w:rPr>
                <w:del w:id="53" w:author="Borja Aday Guadalupe Luis" w:date="2021-05-19T20:37:00Z"/>
                <w:rFonts w:ascii="Arial" w:hAnsi="Arial" w:cs="Arial"/>
              </w:rPr>
            </w:pPr>
          </w:p>
          <w:p w14:paraId="41459198" w14:textId="77777777" w:rsidR="005C6548" w:rsidRPr="000C3AE6" w:rsidRDefault="005C6548" w:rsidP="005C6548">
            <w:pPr>
              <w:rPr>
                <w:ins w:id="54" w:author="Borja Aday Guadalupe Luis" w:date="2021-05-19T20:20:00Z"/>
                <w:rFonts w:ascii="Arial" w:hAnsi="Arial" w:cs="Arial"/>
              </w:rPr>
            </w:pPr>
          </w:p>
          <w:p w14:paraId="723FABD1" w14:textId="4E2E50B8" w:rsidR="005C6548" w:rsidRPr="000C3AE6" w:rsidRDefault="005C6548" w:rsidP="005C6548">
            <w:pPr>
              <w:rPr>
                <w:ins w:id="55" w:author="Borja Aday Guadalupe Luis" w:date="2021-05-19T20:34:00Z"/>
                <w:rFonts w:ascii="Arial" w:hAnsi="Arial" w:cs="Arial"/>
              </w:rPr>
            </w:pPr>
            <w:ins w:id="56" w:author="Borja Aday Guadalupe Luis" w:date="2021-05-19T20:20:00Z">
              <w:r w:rsidRPr="000C3AE6">
                <w:rPr>
                  <w:rFonts w:ascii="Arial" w:hAnsi="Arial" w:cs="Arial"/>
                  <w:rPrChange w:id="57" w:author="Borja Aday Guadalupe Luis" w:date="2021-05-19T20:34:00Z">
                    <w:rPr/>
                  </w:rPrChange>
                </w:rPr>
                <w:lastRenderedPageBreak/>
                <w:t xml:space="preserve">Ins -&gt; </w:t>
              </w:r>
            </w:ins>
            <w:ins w:id="58" w:author="Borja Aday Guadalupe Luis" w:date="2021-05-19T20:34:00Z">
              <w:r w:rsidR="00FE5C53" w:rsidRPr="000C3AE6">
                <w:rPr>
                  <w:rFonts w:ascii="Arial" w:hAnsi="Arial" w:cs="Arial"/>
                  <w:b/>
                  <w:bCs/>
                  <w:rPrChange w:id="59" w:author="Borja Aday Guadalupe Luis" w:date="2021-05-19T20:34:00Z">
                    <w:rPr>
                      <w:b/>
                      <w:bCs/>
                      <w:highlight w:val="yellow"/>
                    </w:rPr>
                  </w:rPrChange>
                </w:rPr>
                <w:t xml:space="preserve">if </w:t>
              </w:r>
              <w:r w:rsidR="00FE5C53" w:rsidRPr="000C3AE6">
                <w:rPr>
                  <w:rFonts w:ascii="Arial" w:hAnsi="Arial" w:cs="Arial"/>
                  <w:rPrChange w:id="60" w:author="Borja Aday Guadalupe Luis" w:date="2021-05-19T20:34:00Z">
                    <w:rPr>
                      <w:highlight w:val="yellow"/>
                    </w:rPr>
                  </w:rPrChange>
                </w:rPr>
                <w:t xml:space="preserve">E0 </w:t>
              </w:r>
              <w:r w:rsidR="00FE5C53" w:rsidRPr="000C3AE6">
                <w:rPr>
                  <w:rFonts w:ascii="Arial" w:hAnsi="Arial" w:cs="Arial"/>
                  <w:b/>
                  <w:bCs/>
                  <w:rPrChange w:id="61" w:author="Borja Aday Guadalupe Luis" w:date="2021-05-19T20:34:00Z">
                    <w:rPr>
                      <w:b/>
                      <w:bCs/>
                      <w:highlight w:val="yellow"/>
                    </w:rPr>
                  </w:rPrChange>
                </w:rPr>
                <w:t xml:space="preserve">then </w:t>
              </w:r>
              <w:r w:rsidR="00FE5C53" w:rsidRPr="000C3AE6">
                <w:rPr>
                  <w:rFonts w:ascii="Arial" w:hAnsi="Arial" w:cs="Arial"/>
                  <w:rPrChange w:id="62" w:author="Borja Aday Guadalupe Luis" w:date="2021-05-19T20:34:00Z">
                    <w:rPr>
                      <w:highlight w:val="yellow"/>
                    </w:rPr>
                  </w:rPrChange>
                </w:rPr>
                <w:t xml:space="preserve">LInsV </w:t>
              </w:r>
            </w:ins>
            <w:ins w:id="63" w:author="Borja Aday Guadalupe Luis" w:date="2021-05-19T20:21:00Z">
              <w:r w:rsidRPr="000C3AE6">
                <w:rPr>
                  <w:rFonts w:ascii="Arial" w:hAnsi="Arial" w:cs="Arial"/>
                  <w:rPrChange w:id="64" w:author="Borja Aday Guadalupe Luis" w:date="2021-05-19T20:34:00Z">
                    <w:rPr/>
                  </w:rPrChange>
                </w:rPr>
                <w:t>RInsIfThen</w:t>
              </w:r>
            </w:ins>
          </w:p>
          <w:p w14:paraId="61DB8812" w14:textId="5C1A5CC8" w:rsidR="00FE5C53" w:rsidRPr="000C3AE6" w:rsidRDefault="00FE5C53" w:rsidP="005C6548">
            <w:pPr>
              <w:rPr>
                <w:ins w:id="65" w:author="Borja Aday Guadalupe Luis" w:date="2021-05-19T20:34:00Z"/>
                <w:rFonts w:ascii="Arial" w:hAnsi="Arial" w:cs="Arial"/>
              </w:rPr>
            </w:pPr>
            <w:ins w:id="66" w:author="Borja Aday Guadalupe Luis" w:date="2021-05-19T20:34:00Z">
              <w:r w:rsidRPr="000C3AE6">
                <w:rPr>
                  <w:rFonts w:ascii="Arial" w:hAnsi="Arial" w:cs="Arial"/>
                </w:rPr>
                <w:t xml:space="preserve">   RInsIfThen.ah0 = E0.a</w:t>
              </w:r>
            </w:ins>
          </w:p>
          <w:p w14:paraId="7A66551F" w14:textId="6DBFEFA9" w:rsidR="00FE5C53" w:rsidRPr="000C3AE6" w:rsidRDefault="00FE5C53" w:rsidP="005C6548">
            <w:pPr>
              <w:rPr>
                <w:ins w:id="67" w:author="Borja Aday Guadalupe Luis" w:date="2021-05-19T20:27:00Z"/>
                <w:rFonts w:ascii="Arial" w:hAnsi="Arial" w:cs="Arial"/>
              </w:rPr>
            </w:pPr>
            <w:ins w:id="68" w:author="Borja Aday Guadalupe Luis" w:date="2021-05-19T20:34:00Z">
              <w:r w:rsidRPr="000C3AE6">
                <w:rPr>
                  <w:rFonts w:ascii="Arial" w:hAnsi="Arial" w:cs="Arial"/>
                </w:rPr>
                <w:t xml:space="preserve">   RInsIfThen.ah</w:t>
              </w:r>
            </w:ins>
            <w:ins w:id="69" w:author="Borja Aday Guadalupe Luis" w:date="2021-05-19T20:38:00Z">
              <w:r w:rsidRPr="000C3AE6">
                <w:rPr>
                  <w:rFonts w:ascii="Arial" w:hAnsi="Arial" w:cs="Arial"/>
                </w:rPr>
                <w:t>1</w:t>
              </w:r>
            </w:ins>
            <w:ins w:id="70" w:author="Borja Aday Guadalupe Luis" w:date="2021-05-19T20:34:00Z">
              <w:r w:rsidRPr="000C3AE6">
                <w:rPr>
                  <w:rFonts w:ascii="Arial" w:hAnsi="Arial" w:cs="Arial"/>
                </w:rPr>
                <w:t xml:space="preserve"> = </w:t>
              </w:r>
            </w:ins>
            <w:ins w:id="71" w:author="Borja Aday Guadalupe Luis" w:date="2021-05-19T20:35:00Z">
              <w:r w:rsidRPr="000C3AE6">
                <w:rPr>
                  <w:rFonts w:ascii="Arial" w:hAnsi="Arial" w:cs="Arial"/>
                </w:rPr>
                <w:t>LInsV.</w:t>
              </w:r>
            </w:ins>
            <w:ins w:id="72" w:author="Borja Aday Guadalupe Luis" w:date="2021-05-19T20:34:00Z">
              <w:r w:rsidRPr="000C3AE6">
                <w:rPr>
                  <w:rFonts w:ascii="Arial" w:hAnsi="Arial" w:cs="Arial"/>
                </w:rPr>
                <w:t>a</w:t>
              </w:r>
            </w:ins>
          </w:p>
          <w:p w14:paraId="161C014E" w14:textId="4FA92914" w:rsidR="009E3F07" w:rsidRPr="000C3AE6" w:rsidRDefault="00FE5C53" w:rsidP="005C6548">
            <w:pPr>
              <w:rPr>
                <w:ins w:id="73" w:author="Borja Aday Guadalupe Luis" w:date="2021-05-19T20:21:00Z"/>
                <w:rFonts w:ascii="Arial" w:hAnsi="Arial" w:cs="Arial"/>
                <w:rPrChange w:id="74" w:author="Borja Aday Guadalupe Luis" w:date="2021-05-19T20:37:00Z">
                  <w:rPr>
                    <w:ins w:id="75" w:author="Borja Aday Guadalupe Luis" w:date="2021-05-19T20:21:00Z"/>
                    <w:rFonts w:ascii="Arial" w:hAnsi="Arial" w:cs="Arial"/>
                  </w:rPr>
                </w:rPrChange>
              </w:rPr>
            </w:pPr>
            <w:ins w:id="76" w:author="Borja Aday Guadalupe Luis" w:date="2021-05-19T20:35:00Z">
              <w:r w:rsidRPr="000C3AE6">
                <w:rPr>
                  <w:rFonts w:ascii="Arial" w:hAnsi="Arial" w:cs="Arial"/>
                </w:rPr>
                <w:t xml:space="preserve">   Ins.a = RInsIfThen.a</w:t>
              </w:r>
            </w:ins>
          </w:p>
          <w:p w14:paraId="01BD8C61" w14:textId="4B6AB8B8" w:rsidR="005C6548" w:rsidRPr="000C3AE6" w:rsidRDefault="005C6548" w:rsidP="005C6548">
            <w:pPr>
              <w:tabs>
                <w:tab w:val="left" w:pos="1828"/>
              </w:tabs>
              <w:rPr>
                <w:ins w:id="77" w:author="Borja Aday Guadalupe Luis" w:date="2021-05-19T20:27:00Z"/>
                <w:rFonts w:ascii="Arial" w:hAnsi="Arial" w:cs="Arial"/>
                <w:b/>
                <w:bCs/>
              </w:rPr>
            </w:pPr>
            <w:ins w:id="78" w:author="Borja Aday Guadalupe Luis" w:date="2021-05-19T20:21:00Z">
              <w:r w:rsidRPr="000C3AE6">
                <w:rPr>
                  <w:rFonts w:ascii="Arial" w:hAnsi="Arial" w:cs="Arial"/>
                  <w:rPrChange w:id="79" w:author="Borja Aday Guadalupe Luis" w:date="2021-05-19T20:37:00Z">
                    <w:rPr/>
                  </w:rPrChange>
                </w:rPr>
                <w:t xml:space="preserve">RInsIfThen -&gt; </w:t>
              </w:r>
              <w:r w:rsidRPr="000C3AE6">
                <w:rPr>
                  <w:rFonts w:ascii="Arial" w:hAnsi="Arial" w:cs="Arial"/>
                  <w:b/>
                  <w:bCs/>
                  <w:rPrChange w:id="80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>endif</w:t>
              </w:r>
            </w:ins>
          </w:p>
          <w:p w14:paraId="583D4B33" w14:textId="6592628E" w:rsidR="009E3F07" w:rsidRPr="000C3AE6" w:rsidRDefault="00FE5C53">
            <w:pPr>
              <w:tabs>
                <w:tab w:val="left" w:pos="1828"/>
              </w:tabs>
              <w:rPr>
                <w:ins w:id="81" w:author="Borja Aday Guadalupe Luis" w:date="2021-05-19T20:21:00Z"/>
                <w:rFonts w:ascii="Arial" w:hAnsi="Arial" w:cs="Arial"/>
                <w:rPrChange w:id="82" w:author="Borja Aday Guadalupe Luis" w:date="2021-05-19T20:37:00Z">
                  <w:rPr>
                    <w:ins w:id="83" w:author="Borja Aday Guadalupe Luis" w:date="2021-05-19T20:21:00Z"/>
                    <w:rFonts w:ascii="Arial" w:hAnsi="Arial" w:cs="Arial"/>
                  </w:rPr>
                </w:rPrChange>
              </w:rPr>
              <w:pPrChange w:id="84" w:author="Borja Aday Guadalupe Luis" w:date="2021-05-19T20:21:00Z">
                <w:pPr/>
              </w:pPrChange>
            </w:pPr>
            <w:ins w:id="85" w:author="Borja Aday Guadalupe Luis" w:date="2021-05-19T20:35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86" w:author="Borja Aday Guadalupe Luis" w:date="2021-05-19T20:36:00Z">
              <w:r w:rsidRPr="000C3AE6">
                <w:rPr>
                  <w:rFonts w:ascii="Arial" w:hAnsi="Arial" w:cs="Arial"/>
                </w:rPr>
                <w:t xml:space="preserve">RInsIfThen.a = </w:t>
              </w:r>
              <w:r w:rsidRPr="000C3AE6">
                <w:rPr>
                  <w:rFonts w:ascii="Arial" w:hAnsi="Arial" w:cs="Arial"/>
                  <w:rPrChange w:id="87" w:author="Borja Aday Guadalupe Luis" w:date="2021-05-19T20:37:00Z">
                    <w:rPr>
                      <w:highlight w:val="yellow"/>
                    </w:rPr>
                  </w:rPrChange>
                </w:rPr>
                <w:t>ins_if(</w:t>
              </w:r>
              <w:r w:rsidRPr="000C3AE6">
                <w:rPr>
                  <w:rFonts w:ascii="Arial" w:hAnsi="Arial" w:cs="Arial"/>
                </w:rPr>
                <w:t>RInsIfThen</w:t>
              </w:r>
              <w:r w:rsidRPr="000C3AE6">
                <w:rPr>
                  <w:rFonts w:ascii="Arial" w:hAnsi="Arial" w:cs="Arial"/>
                  <w:rPrChange w:id="88" w:author="Borja Aday Guadalupe Luis" w:date="2021-05-19T20:37:00Z">
                    <w:rPr>
                      <w:highlight w:val="yellow"/>
                    </w:rPr>
                  </w:rPrChange>
                </w:rPr>
                <w:t xml:space="preserve">.ah0, </w:t>
              </w:r>
              <w:r w:rsidRPr="000C3AE6">
                <w:rPr>
                  <w:rFonts w:ascii="Arial" w:hAnsi="Arial" w:cs="Arial"/>
                </w:rPr>
                <w:t>RInsIfThen</w:t>
              </w:r>
              <w:r w:rsidRPr="000C3AE6">
                <w:rPr>
                  <w:rFonts w:ascii="Arial" w:hAnsi="Arial" w:cs="Arial"/>
                  <w:rPrChange w:id="89" w:author="Borja Aday Guadalupe Luis" w:date="2021-05-19T20:37:00Z">
                    <w:rPr>
                      <w:highlight w:val="yellow"/>
                    </w:rPr>
                  </w:rPrChange>
                </w:rPr>
                <w:t>.ah1)</w:t>
              </w:r>
            </w:ins>
          </w:p>
          <w:p w14:paraId="7171590D" w14:textId="3BDBBC1A" w:rsidR="005C6548" w:rsidRPr="000C3AE6" w:rsidRDefault="005C6548" w:rsidP="005C6548">
            <w:pPr>
              <w:tabs>
                <w:tab w:val="left" w:pos="1828"/>
              </w:tabs>
              <w:rPr>
                <w:ins w:id="90" w:author="Borja Aday Guadalupe Luis" w:date="2021-05-19T20:37:00Z"/>
                <w:rFonts w:ascii="Arial" w:hAnsi="Arial" w:cs="Arial"/>
                <w:b/>
                <w:bCs/>
                <w:rPrChange w:id="91" w:author="Borja Aday Guadalupe Luis" w:date="2021-05-19T20:37:00Z">
                  <w:rPr>
                    <w:ins w:id="92" w:author="Borja Aday Guadalupe Luis" w:date="2021-05-19T20:37:00Z"/>
                    <w:rFonts w:ascii="Arial" w:hAnsi="Arial" w:cs="Arial"/>
                    <w:b/>
                    <w:bCs/>
                  </w:rPr>
                </w:rPrChange>
              </w:rPr>
            </w:pPr>
            <w:ins w:id="93" w:author="Borja Aday Guadalupe Luis" w:date="2021-05-19T20:21:00Z">
              <w:r w:rsidRPr="000C3AE6">
                <w:rPr>
                  <w:rFonts w:ascii="Arial" w:hAnsi="Arial" w:cs="Arial"/>
                  <w:rPrChange w:id="94" w:author="Borja Aday Guadalupe Luis" w:date="2021-05-19T20:37:00Z">
                    <w:rPr/>
                  </w:rPrChange>
                </w:rPr>
                <w:t xml:space="preserve">RInsIfThen -&gt; </w:t>
              </w:r>
              <w:r w:rsidRPr="000C3AE6">
                <w:rPr>
                  <w:rFonts w:ascii="Arial" w:hAnsi="Arial" w:cs="Arial"/>
                  <w:b/>
                  <w:bCs/>
                  <w:rPrChange w:id="95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 xml:space="preserve">else </w:t>
              </w:r>
              <w:r w:rsidRPr="000C3AE6">
                <w:rPr>
                  <w:rFonts w:ascii="Arial" w:hAnsi="Arial" w:cs="Arial"/>
                  <w:rPrChange w:id="96" w:author="Borja Aday Guadalupe Luis" w:date="2021-05-19T20:37:00Z">
                    <w:rPr>
                      <w:highlight w:val="yellow"/>
                    </w:rPr>
                  </w:rPrChange>
                </w:rPr>
                <w:t>LInsV</w:t>
              </w:r>
              <w:r w:rsidRPr="000C3AE6">
                <w:rPr>
                  <w:rFonts w:ascii="Arial" w:hAnsi="Arial" w:cs="Arial"/>
                  <w:b/>
                  <w:bCs/>
                  <w:rPrChange w:id="97" w:author="Borja Aday Guadalupe Luis" w:date="2021-05-19T20:37:00Z">
                    <w:rPr>
                      <w:b/>
                      <w:bCs/>
                      <w:highlight w:val="yellow"/>
                    </w:rPr>
                  </w:rPrChange>
                </w:rPr>
                <w:t xml:space="preserve"> endif</w:t>
              </w:r>
            </w:ins>
          </w:p>
          <w:p w14:paraId="6E1ED343" w14:textId="3D1E4494" w:rsidR="00FE5C53" w:rsidRPr="000C3AE6" w:rsidRDefault="00FE5C53" w:rsidP="00FE5C53">
            <w:pPr>
              <w:tabs>
                <w:tab w:val="left" w:pos="1828"/>
              </w:tabs>
              <w:rPr>
                <w:ins w:id="98" w:author="Borja Aday Guadalupe Luis" w:date="2021-05-19T20:37:00Z"/>
                <w:rFonts w:ascii="Arial" w:hAnsi="Arial" w:cs="Arial"/>
              </w:rPr>
            </w:pPr>
            <w:ins w:id="99" w:author="Borja Aday Guadalupe Luis" w:date="2021-05-19T20:37:00Z">
              <w:r w:rsidRPr="000C3AE6">
                <w:rPr>
                  <w:rFonts w:ascii="Arial" w:hAnsi="Arial" w:cs="Arial"/>
                  <w:b/>
                  <w:bCs/>
                  <w:rPrChange w:id="100" w:author="Borja Aday Guadalupe Luis" w:date="2021-05-19T20:37:00Z">
                    <w:rPr>
                      <w:b/>
                      <w:bCs/>
                    </w:rPr>
                  </w:rPrChange>
                </w:rPr>
                <w:t xml:space="preserve">   </w:t>
              </w:r>
              <w:r w:rsidRPr="000C3AE6">
                <w:rPr>
                  <w:rFonts w:ascii="Arial" w:hAnsi="Arial" w:cs="Arial"/>
                </w:rPr>
                <w:t>RInsIfThen.a = ins_if_else(RInsIfThen.ah0, RInsIfThen.ah1, LInsV.a)</w:t>
              </w:r>
            </w:ins>
          </w:p>
          <w:p w14:paraId="6D901FE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D26112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while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 xml:space="preserve">do </w:t>
            </w:r>
            <w:r w:rsidRPr="000C3AE6">
              <w:rPr>
                <w:rFonts w:ascii="Arial" w:hAnsi="Arial" w:cs="Arial"/>
              </w:rPr>
              <w:t>LInsV</w:t>
            </w:r>
            <w:r w:rsidRPr="000C3AE6">
              <w:rPr>
                <w:rFonts w:ascii="Arial" w:hAnsi="Arial" w:cs="Arial"/>
                <w:b/>
                <w:bCs/>
              </w:rPr>
              <w:t xml:space="preserve"> endwhile</w:t>
            </w:r>
          </w:p>
          <w:p w14:paraId="486DE73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ins_while(E0.a, LInsV.a)</w:t>
            </w:r>
          </w:p>
          <w:p w14:paraId="6ECD30A1" w14:textId="77777777" w:rsidR="00AA6302" w:rsidRPr="000C3AE6" w:rsidDel="00020F52" w:rsidRDefault="00AA6302" w:rsidP="00E31F79">
            <w:pPr>
              <w:rPr>
                <w:del w:id="101" w:author="Borja Aday Guadalupe Luis" w:date="2021-05-19T20:44:00Z"/>
                <w:rFonts w:ascii="Arial" w:hAnsi="Arial" w:cs="Arial"/>
                <w:b/>
                <w:bCs/>
              </w:rPr>
            </w:pPr>
          </w:p>
          <w:p w14:paraId="5E4899EC" w14:textId="10A7554B" w:rsidR="00E31F79" w:rsidRPr="000C3AE6" w:rsidDel="00020F52" w:rsidRDefault="00E31F79" w:rsidP="00E31F79">
            <w:pPr>
              <w:rPr>
                <w:del w:id="102" w:author="Borja Aday Guadalupe Luis" w:date="2021-05-19T20:44:00Z"/>
                <w:rFonts w:ascii="Arial" w:hAnsi="Arial" w:cs="Arial"/>
              </w:rPr>
            </w:pPr>
            <w:del w:id="103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LinsV -&gt; LInsV </w:delText>
              </w:r>
              <w:r w:rsidRPr="000C3AE6" w:rsidDel="00020F52">
                <w:rPr>
                  <w:rFonts w:ascii="Arial" w:hAnsi="Arial" w:cs="Arial"/>
                  <w:b/>
                  <w:bCs/>
                </w:rPr>
                <w:delText>;</w:delText>
              </w:r>
              <w:r w:rsidRPr="000C3AE6" w:rsidDel="00020F52">
                <w:rPr>
                  <w:rFonts w:ascii="Arial" w:hAnsi="Arial" w:cs="Arial"/>
                </w:rPr>
                <w:delText xml:space="preserve"> Ins</w:delText>
              </w:r>
            </w:del>
          </w:p>
          <w:p w14:paraId="2245D199" w14:textId="6F364C5B" w:rsidR="00E31F79" w:rsidRPr="000C3AE6" w:rsidDel="00020F52" w:rsidRDefault="00E31F79" w:rsidP="00E31F79">
            <w:pPr>
              <w:rPr>
                <w:del w:id="104" w:author="Borja Aday Guadalupe Luis" w:date="2021-05-19T20:44:00Z"/>
                <w:rFonts w:ascii="Arial" w:hAnsi="Arial" w:cs="Arial"/>
              </w:rPr>
            </w:pPr>
            <w:del w:id="105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   LinsV</w:delText>
              </w:r>
              <w:r w:rsidRPr="000C3AE6" w:rsidDel="00020F52">
                <w:rPr>
                  <w:rFonts w:ascii="Arial" w:hAnsi="Arial" w:cs="Arial"/>
                  <w:vertAlign w:val="subscript"/>
                </w:rPr>
                <w:delText>0</w:delText>
              </w:r>
              <w:r w:rsidRPr="000C3AE6" w:rsidDel="00020F52">
                <w:rPr>
                  <w:rFonts w:ascii="Arial" w:hAnsi="Arial" w:cs="Arial"/>
                </w:rPr>
                <w:delText>.a = linsv_muchas(LinsV</w:delText>
              </w:r>
              <w:r w:rsidRPr="000C3AE6" w:rsidDel="00020F52">
                <w:rPr>
                  <w:rFonts w:ascii="Arial" w:hAnsi="Arial" w:cs="Arial"/>
                  <w:vertAlign w:val="subscript"/>
                </w:rPr>
                <w:delText>1</w:delText>
              </w:r>
              <w:r w:rsidRPr="000C3AE6" w:rsidDel="00020F52">
                <w:rPr>
                  <w:rFonts w:ascii="Arial" w:hAnsi="Arial" w:cs="Arial"/>
                </w:rPr>
                <w:delText>.a, Ins.a)</w:delText>
              </w:r>
            </w:del>
          </w:p>
          <w:p w14:paraId="6B868C68" w14:textId="02E1E89B" w:rsidR="00E31F79" w:rsidRPr="000C3AE6" w:rsidDel="00020F52" w:rsidRDefault="00E31F79" w:rsidP="00E31F79">
            <w:pPr>
              <w:rPr>
                <w:del w:id="106" w:author="Borja Aday Guadalupe Luis" w:date="2021-05-19T20:44:00Z"/>
                <w:rFonts w:ascii="Arial" w:hAnsi="Arial" w:cs="Arial"/>
              </w:rPr>
            </w:pPr>
            <w:del w:id="107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>LinsV -&gt; Ins</w:delText>
              </w:r>
            </w:del>
          </w:p>
          <w:p w14:paraId="23C569F8" w14:textId="7129C4E3" w:rsidR="00E31F79" w:rsidRPr="000C3AE6" w:rsidDel="00020F52" w:rsidRDefault="00E31F79" w:rsidP="00E31F79">
            <w:pPr>
              <w:rPr>
                <w:del w:id="108" w:author="Borja Aday Guadalupe Luis" w:date="2021-05-19T20:44:00Z"/>
                <w:rFonts w:ascii="Arial" w:hAnsi="Arial" w:cs="Arial"/>
              </w:rPr>
            </w:pPr>
            <w:del w:id="109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   LinsV.a = linsv_1(Ins.a)</w:delText>
              </w:r>
            </w:del>
          </w:p>
          <w:p w14:paraId="677F100E" w14:textId="610CCCF8" w:rsidR="00E31F79" w:rsidRPr="000C3AE6" w:rsidDel="00020F52" w:rsidRDefault="00E31F79" w:rsidP="00E31F79">
            <w:pPr>
              <w:rPr>
                <w:del w:id="110" w:author="Borja Aday Guadalupe Luis" w:date="2021-05-19T20:44:00Z"/>
                <w:rFonts w:ascii="Arial" w:hAnsi="Arial" w:cs="Arial"/>
              </w:rPr>
            </w:pPr>
            <w:del w:id="111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>LinsV -&gt; ε</w:delText>
              </w:r>
            </w:del>
          </w:p>
          <w:p w14:paraId="42ADC54B" w14:textId="3B4A7EA7" w:rsidR="00FE5C53" w:rsidRPr="000C3AE6" w:rsidRDefault="00E31F79" w:rsidP="00E31F79">
            <w:pPr>
              <w:rPr>
                <w:ins w:id="112" w:author="Borja Aday Guadalupe Luis" w:date="2021-05-19T20:41:00Z"/>
                <w:rFonts w:ascii="Arial" w:hAnsi="Arial" w:cs="Arial"/>
                <w:b/>
                <w:bCs/>
              </w:rPr>
            </w:pPr>
            <w:del w:id="113" w:author="Borja Aday Guadalupe Luis" w:date="2021-05-19T20:44:00Z">
              <w:r w:rsidRPr="000C3AE6" w:rsidDel="00020F52">
                <w:rPr>
                  <w:rFonts w:ascii="Arial" w:hAnsi="Arial" w:cs="Arial"/>
                </w:rPr>
                <w:delText xml:space="preserve">   LinsV.a = </w:delText>
              </w:r>
              <w:r w:rsidRPr="000C3AE6" w:rsidDel="00020F52">
                <w:rPr>
                  <w:rFonts w:ascii="Arial" w:hAnsi="Arial" w:cs="Arial"/>
                  <w:b/>
                  <w:bCs/>
                </w:rPr>
                <w:delText>null</w:delText>
              </w:r>
            </w:del>
          </w:p>
          <w:p w14:paraId="3B6BFCCD" w14:textId="3870A5EA" w:rsidR="00FE5C53" w:rsidRPr="000C3AE6" w:rsidRDefault="00FE5C53" w:rsidP="00FE5C53">
            <w:pPr>
              <w:rPr>
                <w:ins w:id="114" w:author="Borja Aday Guadalupe Luis" w:date="2021-05-19T20:42:00Z"/>
                <w:rFonts w:ascii="Arial" w:hAnsi="Arial" w:cs="Arial"/>
              </w:rPr>
            </w:pPr>
            <w:ins w:id="115" w:author="Borja Aday Guadalupe Luis" w:date="2021-05-19T20:43:00Z">
              <w:r w:rsidRPr="000C3AE6">
                <w:rPr>
                  <w:rFonts w:ascii="Arial" w:hAnsi="Arial" w:cs="Arial"/>
                </w:rPr>
                <w:t>LInsV</w:t>
              </w:r>
            </w:ins>
            <w:ins w:id="116" w:author="Borja Aday Guadalupe Luis" w:date="2021-05-19T20:42:00Z">
              <w:r w:rsidRPr="000C3AE6">
                <w:rPr>
                  <w:rFonts w:ascii="Arial" w:hAnsi="Arial" w:cs="Arial"/>
                </w:rPr>
                <w:t xml:space="preserve"> -&gt; Param RLInsV</w:t>
              </w:r>
            </w:ins>
          </w:p>
          <w:p w14:paraId="38CE28BA" w14:textId="745F9596" w:rsidR="00FE5C53" w:rsidRPr="000C3AE6" w:rsidRDefault="00FE5C53" w:rsidP="00FE5C53">
            <w:pPr>
              <w:rPr>
                <w:ins w:id="117" w:author="Borja Aday Guadalupe Luis" w:date="2021-05-19T20:42:00Z"/>
                <w:rFonts w:ascii="Arial" w:hAnsi="Arial" w:cs="Arial"/>
              </w:rPr>
            </w:pPr>
            <w:ins w:id="118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RLInsV.ah = </w:t>
              </w:r>
            </w:ins>
            <w:ins w:id="119" w:author="Borja Aday Guadalupe Luis" w:date="2021-05-19T20:44:00Z">
              <w:r w:rsidR="00020F52" w:rsidRPr="000C3AE6">
                <w:rPr>
                  <w:rFonts w:ascii="Arial" w:hAnsi="Arial" w:cs="Arial"/>
                </w:rPr>
                <w:t>linsv</w:t>
              </w:r>
            </w:ins>
            <w:ins w:id="120" w:author="Borja Aday Guadalupe Luis" w:date="2021-05-19T20:42:00Z">
              <w:r w:rsidRPr="000C3AE6">
                <w:rPr>
                  <w:rFonts w:ascii="Arial" w:hAnsi="Arial" w:cs="Arial"/>
                </w:rPr>
                <w:t>_1(</w:t>
              </w:r>
            </w:ins>
            <w:r w:rsidR="00BF3ED2" w:rsidRPr="000C3AE6">
              <w:rPr>
                <w:rFonts w:ascii="Arial" w:hAnsi="Arial" w:cs="Arial"/>
              </w:rPr>
              <w:t>Ins</w:t>
            </w:r>
            <w:ins w:id="121" w:author="Borja Aday Guadalupe Luis" w:date="2021-05-19T20:42:00Z">
              <w:r w:rsidRPr="000C3AE6">
                <w:rPr>
                  <w:rFonts w:ascii="Arial" w:hAnsi="Arial" w:cs="Arial"/>
                </w:rPr>
                <w:t>.a)</w:t>
              </w:r>
            </w:ins>
          </w:p>
          <w:p w14:paraId="57FD42C2" w14:textId="77730AF6" w:rsidR="00FE5C53" w:rsidRPr="000C3AE6" w:rsidRDefault="00FE5C53" w:rsidP="00FE5C53">
            <w:pPr>
              <w:rPr>
                <w:rFonts w:ascii="Arial" w:hAnsi="Arial" w:cs="Arial"/>
              </w:rPr>
            </w:pPr>
            <w:ins w:id="122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23" w:author="Borja Aday Guadalupe Luis" w:date="2021-05-19T20:43:00Z">
              <w:r w:rsidRPr="000C3AE6">
                <w:rPr>
                  <w:rFonts w:ascii="Arial" w:hAnsi="Arial" w:cs="Arial"/>
                </w:rPr>
                <w:t>LInsV</w:t>
              </w:r>
            </w:ins>
            <w:ins w:id="124" w:author="Borja Aday Guadalupe Luis" w:date="2021-05-19T20:42:00Z">
              <w:r w:rsidRPr="000C3AE6">
                <w:rPr>
                  <w:rFonts w:ascii="Arial" w:hAnsi="Arial" w:cs="Arial"/>
                </w:rPr>
                <w:t>.a = RLInsV.a</w:t>
              </w:r>
            </w:ins>
          </w:p>
          <w:p w14:paraId="11D109A2" w14:textId="77777777" w:rsidR="00DA542E" w:rsidRPr="000C3AE6" w:rsidRDefault="00DA542E" w:rsidP="00DA542E">
            <w:pPr>
              <w:rPr>
                <w:ins w:id="125" w:author="Borja Aday Guadalupe Luis" w:date="2021-05-19T20:42:00Z"/>
                <w:rFonts w:ascii="Arial" w:hAnsi="Arial" w:cs="Arial"/>
              </w:rPr>
            </w:pPr>
            <w:ins w:id="126" w:author="Borja Aday Guadalupe Luis" w:date="2021-05-19T20:43:00Z">
              <w:r w:rsidRPr="000C3AE6">
                <w:rPr>
                  <w:rFonts w:ascii="Arial" w:hAnsi="Arial" w:cs="Arial"/>
                </w:rPr>
                <w:t>LInsV</w:t>
              </w:r>
            </w:ins>
            <w:ins w:id="127" w:author="Borja Aday Guadalupe Luis" w:date="2021-05-19T20:42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1378869E" w14:textId="7CD3A666" w:rsidR="00DA542E" w:rsidRPr="000C3AE6" w:rsidRDefault="00DA542E" w:rsidP="00FE5C53">
            <w:pPr>
              <w:rPr>
                <w:ins w:id="128" w:author="Borja Aday Guadalupe Luis" w:date="2021-05-19T20:42:00Z"/>
                <w:rFonts w:ascii="Arial" w:hAnsi="Arial" w:cs="Arial"/>
              </w:rPr>
            </w:pPr>
            <w:ins w:id="129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30" w:author="Borja Aday Guadalupe Luis" w:date="2021-05-19T20:43:00Z">
              <w:r w:rsidRPr="000C3AE6">
                <w:rPr>
                  <w:rFonts w:ascii="Arial" w:hAnsi="Arial" w:cs="Arial"/>
                </w:rPr>
                <w:t>LInsV.a =</w:t>
              </w:r>
            </w:ins>
            <w:ins w:id="131" w:author="Borja Aday Guadalupe Luis" w:date="2021-05-19T20:42:00Z">
              <w:r w:rsidRPr="000C3AE6">
                <w:rPr>
                  <w:rFonts w:ascii="Arial" w:hAnsi="Arial" w:cs="Arial"/>
                </w:rPr>
                <w:t xml:space="preserve"> </w:t>
              </w:r>
              <w:r w:rsidRPr="000C3AE6">
                <w:rPr>
                  <w:rFonts w:ascii="Arial" w:hAnsi="Arial" w:cs="Arial"/>
                  <w:b/>
                  <w:bCs/>
                </w:rPr>
                <w:t>null</w:t>
              </w:r>
            </w:ins>
          </w:p>
          <w:p w14:paraId="29F6E87D" w14:textId="2269C025" w:rsidR="00FE5C53" w:rsidRPr="000C3AE6" w:rsidRDefault="00FE5C53" w:rsidP="00FE5C53">
            <w:pPr>
              <w:rPr>
                <w:ins w:id="132" w:author="Borja Aday Guadalupe Luis" w:date="2021-05-19T20:42:00Z"/>
                <w:rFonts w:ascii="Arial" w:hAnsi="Arial" w:cs="Arial"/>
              </w:rPr>
            </w:pPr>
            <w:ins w:id="133" w:author="Borja Aday Guadalupe Luis" w:date="2021-05-19T20:42:00Z">
              <w:r w:rsidRPr="000C3AE6">
                <w:rPr>
                  <w:rFonts w:ascii="Arial" w:hAnsi="Arial" w:cs="Arial"/>
                </w:rPr>
                <w:t xml:space="preserve">RLInsV -&gt; </w:t>
              </w:r>
            </w:ins>
            <w:ins w:id="134" w:author="Borja Aday Guadalupe Luis" w:date="2021-05-19T20:47:00Z">
              <w:r w:rsidR="00020F52" w:rsidRPr="000C3AE6">
                <w:rPr>
                  <w:rFonts w:ascii="Arial" w:hAnsi="Arial" w:cs="Arial"/>
                  <w:b/>
                  <w:bCs/>
                  <w:rPrChange w:id="135" w:author="Borja Aday Guadalupe Luis" w:date="2021-05-19T20:47:00Z">
                    <w:rPr>
                      <w:highlight w:val="green"/>
                    </w:rPr>
                  </w:rPrChange>
                </w:rPr>
                <w:t>;</w:t>
              </w:r>
            </w:ins>
            <w:ins w:id="136" w:author="Borja Aday Guadalupe Luis" w:date="2021-05-19T20:42:00Z">
              <w:r w:rsidRPr="000C3AE6">
                <w:rPr>
                  <w:rFonts w:ascii="Arial" w:hAnsi="Arial" w:cs="Arial"/>
                  <w:b/>
                  <w:bCs/>
                </w:rPr>
                <w:t xml:space="preserve"> </w:t>
              </w:r>
              <w:r w:rsidRPr="000C3AE6">
                <w:rPr>
                  <w:rFonts w:ascii="Arial" w:hAnsi="Arial" w:cs="Arial"/>
                </w:rPr>
                <w:t>Param RLInsV</w:t>
              </w:r>
            </w:ins>
          </w:p>
          <w:p w14:paraId="0041DF5A" w14:textId="487B2DEF" w:rsidR="00FE5C53" w:rsidRPr="000C3AE6" w:rsidRDefault="00FE5C53" w:rsidP="00FE5C53">
            <w:pPr>
              <w:rPr>
                <w:ins w:id="137" w:author="Borja Aday Guadalupe Luis" w:date="2021-05-19T20:42:00Z"/>
                <w:rFonts w:ascii="Arial" w:hAnsi="Arial" w:cs="Arial"/>
              </w:rPr>
            </w:pPr>
            <w:ins w:id="138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39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40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 xml:space="preserve">.ah = </w:t>
              </w:r>
            </w:ins>
            <w:ins w:id="141" w:author="Borja Aday Guadalupe Luis" w:date="2021-05-19T20:44:00Z">
              <w:r w:rsidR="00020F52" w:rsidRPr="000C3AE6">
                <w:rPr>
                  <w:rFonts w:ascii="Arial" w:hAnsi="Arial" w:cs="Arial"/>
                </w:rPr>
                <w:t>linsv</w:t>
              </w:r>
            </w:ins>
            <w:ins w:id="142" w:author="Borja Aday Guadalupe Luis" w:date="2021-05-19T20:42:00Z">
              <w:r w:rsidRPr="000C3AE6">
                <w:rPr>
                  <w:rFonts w:ascii="Arial" w:hAnsi="Arial" w:cs="Arial"/>
                </w:rPr>
                <w:t>_much</w:t>
              </w:r>
            </w:ins>
            <w:ins w:id="143" w:author="Borja Aday Guadalupe Luis" w:date="2021-05-19T20:44:00Z">
              <w:r w:rsidR="00020F52" w:rsidRPr="000C3AE6">
                <w:rPr>
                  <w:rFonts w:ascii="Arial" w:hAnsi="Arial" w:cs="Arial"/>
                </w:rPr>
                <w:t>a</w:t>
              </w:r>
            </w:ins>
            <w:ins w:id="144" w:author="Borja Aday Guadalupe Luis" w:date="2021-05-19T20:42:00Z">
              <w:r w:rsidRPr="000C3AE6">
                <w:rPr>
                  <w:rFonts w:ascii="Arial" w:hAnsi="Arial" w:cs="Arial"/>
                </w:rPr>
                <w:t>s(</w:t>
              </w:r>
            </w:ins>
            <w:ins w:id="145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46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 xml:space="preserve">.ah, </w:t>
              </w:r>
            </w:ins>
            <w:r w:rsidR="00BF3ED2" w:rsidRPr="000C3AE6">
              <w:rPr>
                <w:rFonts w:ascii="Arial" w:hAnsi="Arial" w:cs="Arial"/>
              </w:rPr>
              <w:t>Ins</w:t>
            </w:r>
            <w:ins w:id="147" w:author="Borja Aday Guadalupe Luis" w:date="2021-05-19T20:42:00Z">
              <w:r w:rsidRPr="000C3AE6">
                <w:rPr>
                  <w:rFonts w:ascii="Arial" w:hAnsi="Arial" w:cs="Arial"/>
                </w:rPr>
                <w:t>.a)</w:t>
              </w:r>
            </w:ins>
          </w:p>
          <w:p w14:paraId="7A222E4C" w14:textId="35EC0A30" w:rsidR="00FE5C53" w:rsidRPr="000C3AE6" w:rsidRDefault="00FE5C53" w:rsidP="00FE5C53">
            <w:pPr>
              <w:rPr>
                <w:ins w:id="148" w:author="Borja Aday Guadalupe Luis" w:date="2021-05-19T20:42:00Z"/>
                <w:rFonts w:ascii="Arial" w:hAnsi="Arial" w:cs="Arial"/>
              </w:rPr>
            </w:pPr>
            <w:ins w:id="149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50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51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 xml:space="preserve">.a = </w:t>
              </w:r>
            </w:ins>
            <w:ins w:id="152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53" w:author="Borja Aday Guadalupe Luis" w:date="2021-05-19T20:42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>.a</w:t>
              </w:r>
            </w:ins>
          </w:p>
          <w:p w14:paraId="0C571911" w14:textId="790821DC" w:rsidR="00FE5C53" w:rsidRPr="000C3AE6" w:rsidRDefault="00FE5C53" w:rsidP="00FE5C53">
            <w:pPr>
              <w:rPr>
                <w:ins w:id="154" w:author="Borja Aday Guadalupe Luis" w:date="2021-05-19T20:42:00Z"/>
                <w:rFonts w:ascii="Arial" w:hAnsi="Arial" w:cs="Arial"/>
              </w:rPr>
            </w:pPr>
            <w:ins w:id="155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56" w:author="Borja Aday Guadalupe Luis" w:date="2021-05-19T20:42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046961FE" w14:textId="18FCB9D0" w:rsidR="00FE5C53" w:rsidRPr="000C3AE6" w:rsidRDefault="00FE5C53" w:rsidP="00FE5C53">
            <w:pPr>
              <w:rPr>
                <w:ins w:id="157" w:author="Borja Aday Guadalupe Luis" w:date="2021-05-19T20:42:00Z"/>
                <w:rFonts w:ascii="Arial" w:hAnsi="Arial" w:cs="Arial"/>
              </w:rPr>
            </w:pPr>
            <w:ins w:id="158" w:author="Borja Aday Guadalupe Luis" w:date="2021-05-19T20:42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59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60" w:author="Borja Aday Guadalupe Luis" w:date="2021-05-19T20:42:00Z">
              <w:r w:rsidRPr="000C3AE6">
                <w:rPr>
                  <w:rFonts w:ascii="Arial" w:hAnsi="Arial" w:cs="Arial"/>
                </w:rPr>
                <w:t xml:space="preserve">.a = </w:t>
              </w:r>
            </w:ins>
            <w:ins w:id="161" w:author="Borja Aday Guadalupe Luis" w:date="2021-05-19T20:43:00Z">
              <w:r w:rsidRPr="000C3AE6">
                <w:rPr>
                  <w:rFonts w:ascii="Arial" w:hAnsi="Arial" w:cs="Arial"/>
                </w:rPr>
                <w:t>RLInsV</w:t>
              </w:r>
            </w:ins>
            <w:ins w:id="162" w:author="Borja Aday Guadalupe Luis" w:date="2021-05-19T20:42:00Z">
              <w:r w:rsidRPr="000C3AE6">
                <w:rPr>
                  <w:rFonts w:ascii="Arial" w:hAnsi="Arial" w:cs="Arial"/>
                </w:rPr>
                <w:t>.ah</w:t>
              </w:r>
            </w:ins>
          </w:p>
          <w:p w14:paraId="43C00DF5" w14:textId="77777777" w:rsidR="00FE5C53" w:rsidRPr="000C3AE6" w:rsidDel="00020F52" w:rsidRDefault="00FE5C53" w:rsidP="00E31F79">
            <w:pPr>
              <w:rPr>
                <w:del w:id="163" w:author="Borja Aday Guadalupe Luis" w:date="2021-05-19T20:44:00Z"/>
                <w:rFonts w:ascii="Arial" w:hAnsi="Arial" w:cs="Arial"/>
              </w:rPr>
            </w:pPr>
          </w:p>
          <w:p w14:paraId="5640976D" w14:textId="77777777" w:rsidR="007726C8" w:rsidRPr="000C3AE6" w:rsidRDefault="007726C8" w:rsidP="00E31F79">
            <w:pPr>
              <w:rPr>
                <w:rFonts w:ascii="Arial" w:hAnsi="Arial" w:cs="Arial"/>
              </w:rPr>
            </w:pPr>
          </w:p>
          <w:p w14:paraId="5DA8BCF3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read </w:t>
            </w:r>
            <w:r w:rsidRPr="000C3AE6">
              <w:rPr>
                <w:rFonts w:ascii="Arial" w:hAnsi="Arial" w:cs="Arial"/>
              </w:rPr>
              <w:t>E0</w:t>
            </w:r>
          </w:p>
          <w:p w14:paraId="2D65945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ins_read(E0.a)</w:t>
            </w:r>
          </w:p>
          <w:p w14:paraId="2CF7995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write </w:t>
            </w:r>
            <w:r w:rsidRPr="000C3AE6">
              <w:rPr>
                <w:rFonts w:ascii="Arial" w:hAnsi="Arial" w:cs="Arial"/>
              </w:rPr>
              <w:t>E0</w:t>
            </w:r>
          </w:p>
          <w:p w14:paraId="31C2044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ins_write(E0.a)</w:t>
            </w:r>
          </w:p>
          <w:p w14:paraId="7B2C078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>nl</w:t>
            </w:r>
          </w:p>
          <w:p w14:paraId="632A25DA" w14:textId="77777777" w:rsidR="00E31F79" w:rsidRPr="000C3AE6" w:rsidDel="007726C8" w:rsidRDefault="00E31F79" w:rsidP="00E31F79">
            <w:pPr>
              <w:rPr>
                <w:del w:id="164" w:author="Borja Aday Guadalupe Luis" w:date="2021-05-19T20:08:00Z"/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Ins.a = ins_nl()</w:t>
            </w:r>
          </w:p>
          <w:p w14:paraId="62FB0B9D" w14:textId="77777777" w:rsidR="00E31F79" w:rsidRPr="000C3AE6" w:rsidDel="007726C8" w:rsidRDefault="00E31F79" w:rsidP="00E31F79">
            <w:pPr>
              <w:rPr>
                <w:del w:id="165" w:author="Borja Aday Guadalupe Luis" w:date="2021-05-19T20:08:00Z"/>
                <w:rFonts w:ascii="Arial" w:hAnsi="Arial" w:cs="Arial"/>
              </w:rPr>
            </w:pPr>
          </w:p>
          <w:p w14:paraId="53F963B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21727F7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new </w:t>
            </w:r>
            <w:r w:rsidRPr="000C3AE6">
              <w:rPr>
                <w:rFonts w:ascii="Arial" w:hAnsi="Arial" w:cs="Arial"/>
              </w:rPr>
              <w:t>E0</w:t>
            </w:r>
          </w:p>
          <w:p w14:paraId="40904C2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ins_new(E0.a)</w:t>
            </w:r>
          </w:p>
          <w:p w14:paraId="7AC7155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delete </w:t>
            </w:r>
            <w:r w:rsidRPr="000C3AE6">
              <w:rPr>
                <w:rFonts w:ascii="Arial" w:hAnsi="Arial" w:cs="Arial"/>
              </w:rPr>
              <w:t>E0</w:t>
            </w:r>
          </w:p>
          <w:p w14:paraId="42899C6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ins_delete(E0.a)</w:t>
            </w:r>
          </w:p>
          <w:p w14:paraId="34418BC2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Ins -&gt; </w:t>
            </w:r>
            <w:r w:rsidRPr="000C3AE6">
              <w:rPr>
                <w:rFonts w:ascii="Arial" w:hAnsi="Arial" w:cs="Arial"/>
                <w:b/>
                <w:bCs/>
              </w:rPr>
              <w:t xml:space="preserve">call identificador ( </w:t>
            </w:r>
            <w:r w:rsidRPr="000C3AE6">
              <w:rPr>
                <w:rFonts w:ascii="Arial" w:hAnsi="Arial" w:cs="Arial"/>
              </w:rPr>
              <w:t xml:space="preserve">LParamsReales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519B6CBD" w14:textId="77777777" w:rsidR="00E31F79" w:rsidRPr="000C3AE6" w:rsidDel="00EA274A" w:rsidRDefault="00E31F79" w:rsidP="00E31F79">
            <w:pPr>
              <w:rPr>
                <w:del w:id="166" w:author="Borja Aday Guadalupe Luis" w:date="2021-05-19T20:54:00Z"/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Ins.a = ins_call(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.lexema, LParamsReales.a)</w:t>
            </w:r>
          </w:p>
          <w:p w14:paraId="52A771A4" w14:textId="2F56160B" w:rsidR="00E31F79" w:rsidRPr="000C3AE6" w:rsidDel="00EA274A" w:rsidRDefault="00E31F79">
            <w:pPr>
              <w:rPr>
                <w:del w:id="167" w:author="Borja Aday Guadalupe Luis" w:date="2021-05-19T20:54:00Z"/>
                <w:rFonts w:ascii="Arial" w:hAnsi="Arial" w:cs="Arial"/>
              </w:rPr>
            </w:pPr>
            <w:del w:id="168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</w:delText>
              </w:r>
            </w:del>
          </w:p>
          <w:p w14:paraId="7CBF7864" w14:textId="1132A0BA" w:rsidR="00E31F79" w:rsidRPr="000C3AE6" w:rsidDel="00EA274A" w:rsidRDefault="00E31F79">
            <w:pPr>
              <w:rPr>
                <w:del w:id="169" w:author="Borja Aday Guadalupe Luis" w:date="2021-05-19T20:54:00Z"/>
                <w:rFonts w:ascii="Arial" w:hAnsi="Arial" w:cs="Arial"/>
              </w:rPr>
            </w:pPr>
            <w:del w:id="170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LParamsReales -&gt; LParamsReales </w:delText>
              </w:r>
              <w:r w:rsidRPr="000C3AE6" w:rsidDel="00EA274A">
                <w:rPr>
                  <w:rFonts w:ascii="Arial" w:hAnsi="Arial" w:cs="Arial"/>
                  <w:b/>
                  <w:bCs/>
                </w:rPr>
                <w:delText>,</w:delText>
              </w:r>
              <w:r w:rsidRPr="000C3AE6" w:rsidDel="00EA274A">
                <w:rPr>
                  <w:rFonts w:ascii="Arial" w:hAnsi="Arial" w:cs="Arial"/>
                </w:rPr>
                <w:delText xml:space="preserve"> E0</w:delText>
              </w:r>
            </w:del>
          </w:p>
          <w:p w14:paraId="587A9009" w14:textId="7527A327" w:rsidR="00E31F79" w:rsidRPr="000C3AE6" w:rsidDel="00EA274A" w:rsidRDefault="00E31F79">
            <w:pPr>
              <w:rPr>
                <w:del w:id="171" w:author="Borja Aday Guadalupe Luis" w:date="2021-05-19T20:54:00Z"/>
                <w:rFonts w:ascii="Arial" w:hAnsi="Arial" w:cs="Arial"/>
              </w:rPr>
            </w:pPr>
            <w:del w:id="172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  LParamsReales</w:delText>
              </w:r>
              <w:r w:rsidRPr="000C3AE6" w:rsidDel="00EA274A">
                <w:rPr>
                  <w:rFonts w:ascii="Arial" w:hAnsi="Arial" w:cs="Arial"/>
                  <w:vertAlign w:val="subscript"/>
                </w:rPr>
                <w:delText>0</w:delText>
              </w:r>
              <w:r w:rsidRPr="000C3AE6" w:rsidDel="00EA274A">
                <w:rPr>
                  <w:rFonts w:ascii="Arial" w:hAnsi="Arial" w:cs="Arial"/>
                </w:rPr>
                <w:delText>.a = preales_muc(LParamsReales</w:delText>
              </w:r>
              <w:r w:rsidRPr="000C3AE6" w:rsidDel="00EA274A">
                <w:rPr>
                  <w:rFonts w:ascii="Arial" w:hAnsi="Arial" w:cs="Arial"/>
                  <w:vertAlign w:val="subscript"/>
                </w:rPr>
                <w:delText>1</w:delText>
              </w:r>
              <w:r w:rsidRPr="000C3AE6" w:rsidDel="00EA274A">
                <w:rPr>
                  <w:rFonts w:ascii="Arial" w:hAnsi="Arial" w:cs="Arial"/>
                </w:rPr>
                <w:delText>.a, E0.a)</w:delText>
              </w:r>
            </w:del>
          </w:p>
          <w:p w14:paraId="70F47EE9" w14:textId="16BC20D1" w:rsidR="00E31F79" w:rsidRPr="000C3AE6" w:rsidDel="00EA274A" w:rsidRDefault="00E31F79">
            <w:pPr>
              <w:rPr>
                <w:del w:id="173" w:author="Borja Aday Guadalupe Luis" w:date="2021-05-19T20:54:00Z"/>
                <w:rFonts w:ascii="Arial" w:hAnsi="Arial" w:cs="Arial"/>
              </w:rPr>
            </w:pPr>
            <w:del w:id="174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>LParamsReales -&gt; E0</w:delText>
              </w:r>
            </w:del>
          </w:p>
          <w:p w14:paraId="6EB5A215" w14:textId="225DB8E0" w:rsidR="00E31F79" w:rsidRPr="000C3AE6" w:rsidDel="00EA274A" w:rsidRDefault="00E31F79">
            <w:pPr>
              <w:rPr>
                <w:del w:id="175" w:author="Borja Aday Guadalupe Luis" w:date="2021-05-19T20:54:00Z"/>
                <w:rFonts w:ascii="Arial" w:hAnsi="Arial" w:cs="Arial"/>
              </w:rPr>
            </w:pPr>
            <w:del w:id="176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  LParamsReales.a = preales_1 (E0.a)</w:delText>
              </w:r>
            </w:del>
          </w:p>
          <w:p w14:paraId="49180021" w14:textId="4DBE0627" w:rsidR="00E31F79" w:rsidRPr="000C3AE6" w:rsidDel="00EA274A" w:rsidRDefault="00E31F79">
            <w:pPr>
              <w:rPr>
                <w:del w:id="177" w:author="Borja Aday Guadalupe Luis" w:date="2021-05-19T20:54:00Z"/>
                <w:rFonts w:ascii="Arial" w:hAnsi="Arial" w:cs="Arial"/>
              </w:rPr>
            </w:pPr>
            <w:del w:id="178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>LParamsReales -&gt; ε</w:delText>
              </w:r>
            </w:del>
          </w:p>
          <w:p w14:paraId="38C9DF9C" w14:textId="045ABB96" w:rsidR="00E31F79" w:rsidRPr="000C3AE6" w:rsidRDefault="00E31F79">
            <w:pPr>
              <w:rPr>
                <w:ins w:id="179" w:author="Borja Aday Guadalupe Luis" w:date="2021-05-19T20:50:00Z"/>
                <w:rFonts w:ascii="Arial" w:hAnsi="Arial" w:cs="Arial"/>
                <w:b/>
                <w:bCs/>
              </w:rPr>
            </w:pPr>
            <w:del w:id="180" w:author="Borja Aday Guadalupe Luis" w:date="2021-05-19T20:54:00Z">
              <w:r w:rsidRPr="000C3AE6" w:rsidDel="00EA274A">
                <w:rPr>
                  <w:rFonts w:ascii="Arial" w:hAnsi="Arial" w:cs="Arial"/>
                </w:rPr>
                <w:delText xml:space="preserve">   LParamsReales.a = </w:delText>
              </w:r>
              <w:r w:rsidRPr="000C3AE6" w:rsidDel="00EA274A">
                <w:rPr>
                  <w:rFonts w:ascii="Arial" w:hAnsi="Arial" w:cs="Arial"/>
                  <w:b/>
                  <w:bCs/>
                </w:rPr>
                <w:delText>null</w:delText>
              </w:r>
            </w:del>
          </w:p>
          <w:p w14:paraId="64677747" w14:textId="77777777" w:rsidR="00964FB4" w:rsidRPr="000C3AE6" w:rsidRDefault="00964FB4" w:rsidP="00020F52">
            <w:pPr>
              <w:rPr>
                <w:rFonts w:ascii="Arial" w:hAnsi="Arial" w:cs="Arial"/>
              </w:rPr>
            </w:pPr>
          </w:p>
          <w:p w14:paraId="1A8A3C6B" w14:textId="6E26DFE0" w:rsidR="00020F52" w:rsidRPr="000C3AE6" w:rsidRDefault="00020F52" w:rsidP="00020F52">
            <w:pPr>
              <w:rPr>
                <w:ins w:id="181" w:author="Borja Aday Guadalupe Luis" w:date="2021-05-19T20:50:00Z"/>
                <w:rFonts w:ascii="Arial" w:hAnsi="Arial" w:cs="Arial"/>
              </w:rPr>
            </w:pPr>
            <w:ins w:id="182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83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E0 R</w:t>
              </w:r>
            </w:ins>
            <w:ins w:id="184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</w:p>
          <w:p w14:paraId="443C947C" w14:textId="33DD0B58" w:rsidR="00020F52" w:rsidRPr="000C3AE6" w:rsidRDefault="00020F52" w:rsidP="00020F52">
            <w:pPr>
              <w:rPr>
                <w:ins w:id="185" w:author="Borja Aday Guadalupe Luis" w:date="2021-05-19T20:50:00Z"/>
                <w:rFonts w:ascii="Arial" w:hAnsi="Arial" w:cs="Arial"/>
              </w:rPr>
            </w:pPr>
            <w:ins w:id="186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187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88" w:author="Borja Aday Guadalupe Luis" w:date="2021-05-19T20:50:00Z">
              <w:r w:rsidRPr="000C3AE6">
                <w:rPr>
                  <w:rFonts w:ascii="Arial" w:hAnsi="Arial" w:cs="Arial"/>
                </w:rPr>
                <w:t xml:space="preserve">.ah = </w:t>
              </w:r>
            </w:ins>
            <w:ins w:id="189" w:author="Borja Aday Guadalupe Luis" w:date="2021-05-19T20:53:00Z">
              <w:r w:rsidR="00EA274A" w:rsidRPr="000C3AE6">
                <w:rPr>
                  <w:rFonts w:ascii="Arial" w:hAnsi="Arial" w:cs="Arial"/>
                </w:rPr>
                <w:t>preales</w:t>
              </w:r>
            </w:ins>
            <w:ins w:id="190" w:author="Borja Aday Guadalupe Luis" w:date="2021-05-19T20:50:00Z">
              <w:r w:rsidRPr="000C3AE6">
                <w:rPr>
                  <w:rFonts w:ascii="Arial" w:hAnsi="Arial" w:cs="Arial"/>
                </w:rPr>
                <w:t>_1(E0.a)</w:t>
              </w:r>
            </w:ins>
          </w:p>
          <w:p w14:paraId="63193B0D" w14:textId="189AD079" w:rsidR="00020F52" w:rsidRPr="000C3AE6" w:rsidRDefault="00020F52" w:rsidP="00020F52">
            <w:pPr>
              <w:rPr>
                <w:rFonts w:ascii="Arial" w:hAnsi="Arial" w:cs="Arial"/>
              </w:rPr>
            </w:pPr>
            <w:ins w:id="191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192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93" w:author="Borja Aday Guadalupe Luis" w:date="2021-05-19T20:50:00Z">
              <w:r w:rsidRPr="000C3AE6">
                <w:rPr>
                  <w:rFonts w:ascii="Arial" w:hAnsi="Arial" w:cs="Arial"/>
                </w:rPr>
                <w:t>.a = R</w:t>
              </w:r>
            </w:ins>
            <w:ins w:id="194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95" w:author="Borja Aday Guadalupe Luis" w:date="2021-05-19T20:50:00Z">
              <w:r w:rsidRPr="000C3AE6">
                <w:rPr>
                  <w:rFonts w:ascii="Arial" w:hAnsi="Arial" w:cs="Arial"/>
                </w:rPr>
                <w:t>.a</w:t>
              </w:r>
            </w:ins>
          </w:p>
          <w:p w14:paraId="566540FC" w14:textId="77777777" w:rsidR="00DA542E" w:rsidRPr="000C3AE6" w:rsidRDefault="00DA542E" w:rsidP="00DA542E">
            <w:pPr>
              <w:rPr>
                <w:ins w:id="196" w:author="Borja Aday Guadalupe Luis" w:date="2021-05-19T20:50:00Z"/>
                <w:rFonts w:ascii="Arial" w:hAnsi="Arial" w:cs="Arial"/>
              </w:rPr>
            </w:pPr>
            <w:ins w:id="197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198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063C67C2" w14:textId="5954A50D" w:rsidR="00DA542E" w:rsidRPr="000C3AE6" w:rsidRDefault="00DA542E" w:rsidP="00020F52">
            <w:pPr>
              <w:rPr>
                <w:ins w:id="199" w:author="Borja Aday Guadalupe Luis" w:date="2021-05-19T20:50:00Z"/>
                <w:rFonts w:ascii="Arial" w:hAnsi="Arial" w:cs="Arial"/>
              </w:rPr>
            </w:pPr>
            <w:ins w:id="200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</w:t>
              </w:r>
            </w:ins>
            <w:ins w:id="201" w:author="Borja Aday Guadalupe Luis" w:date="2021-05-19T20:52:00Z">
              <w:r w:rsidRPr="000C3AE6">
                <w:rPr>
                  <w:rFonts w:ascii="Arial" w:hAnsi="Arial" w:cs="Arial"/>
                </w:rPr>
                <w:t>LParamsReales.a =</w:t>
              </w:r>
            </w:ins>
            <w:ins w:id="202" w:author="Borja Aday Guadalupe Luis" w:date="2021-05-19T20:50:00Z">
              <w:r w:rsidRPr="000C3AE6">
                <w:rPr>
                  <w:rFonts w:ascii="Arial" w:hAnsi="Arial" w:cs="Arial"/>
                </w:rPr>
                <w:t xml:space="preserve"> </w:t>
              </w:r>
              <w:r w:rsidRPr="000C3AE6">
                <w:rPr>
                  <w:rFonts w:ascii="Arial" w:hAnsi="Arial" w:cs="Arial"/>
                  <w:b/>
                  <w:bCs/>
                </w:rPr>
                <w:t>null</w:t>
              </w:r>
            </w:ins>
          </w:p>
          <w:p w14:paraId="59FB520A" w14:textId="04CC6181" w:rsidR="00020F52" w:rsidRPr="000C3AE6" w:rsidRDefault="00020F52" w:rsidP="00020F52">
            <w:pPr>
              <w:rPr>
                <w:ins w:id="203" w:author="Borja Aday Guadalupe Luis" w:date="2021-05-19T20:50:00Z"/>
                <w:rFonts w:ascii="Arial" w:hAnsi="Arial" w:cs="Arial"/>
              </w:rPr>
            </w:pPr>
            <w:ins w:id="204" w:author="Borja Aday Guadalupe Luis" w:date="2021-05-19T20:50:00Z">
              <w:r w:rsidRPr="000C3AE6">
                <w:rPr>
                  <w:rFonts w:ascii="Arial" w:hAnsi="Arial" w:cs="Arial"/>
                </w:rPr>
                <w:t>R</w:t>
              </w:r>
            </w:ins>
            <w:ins w:id="205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06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</w:t>
              </w:r>
              <w:r w:rsidRPr="000C3AE6">
                <w:rPr>
                  <w:rFonts w:ascii="Arial" w:hAnsi="Arial" w:cs="Arial"/>
                  <w:b/>
                  <w:bCs/>
                </w:rPr>
                <w:t xml:space="preserve">, </w:t>
              </w:r>
              <w:r w:rsidRPr="000C3AE6">
                <w:rPr>
                  <w:rFonts w:ascii="Arial" w:hAnsi="Arial" w:cs="Arial"/>
                </w:rPr>
                <w:t>E0 R</w:t>
              </w:r>
            </w:ins>
            <w:ins w:id="207" w:author="Borja Aday Guadalupe Luis" w:date="2021-05-19T20:51:00Z">
              <w:r w:rsidRPr="000C3AE6">
                <w:rPr>
                  <w:rFonts w:ascii="Arial" w:hAnsi="Arial" w:cs="Arial"/>
                </w:rPr>
                <w:t>LParamsReales</w:t>
              </w:r>
            </w:ins>
          </w:p>
          <w:p w14:paraId="19872E30" w14:textId="71E9BA9D" w:rsidR="00020F52" w:rsidRPr="000C3AE6" w:rsidRDefault="00020F52" w:rsidP="00020F52">
            <w:pPr>
              <w:rPr>
                <w:ins w:id="208" w:author="Borja Aday Guadalupe Luis" w:date="2021-05-19T20:50:00Z"/>
                <w:rFonts w:ascii="Arial" w:hAnsi="Arial" w:cs="Arial"/>
              </w:rPr>
            </w:pPr>
            <w:ins w:id="209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210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11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 xml:space="preserve">.ah = </w:t>
              </w:r>
            </w:ins>
            <w:ins w:id="212" w:author="Borja Aday Guadalupe Luis" w:date="2021-05-19T20:54:00Z">
              <w:r w:rsidR="00EA274A" w:rsidRPr="000C3AE6">
                <w:rPr>
                  <w:rFonts w:ascii="Arial" w:hAnsi="Arial" w:cs="Arial"/>
                  <w:rPrChange w:id="213" w:author="Borja Aday Guadalupe Luis" w:date="2021-05-19T20:54:00Z">
                    <w:rPr>
                      <w:highlight w:val="yellow"/>
                    </w:rPr>
                  </w:rPrChange>
                </w:rPr>
                <w:t>preales_muc</w:t>
              </w:r>
            </w:ins>
            <w:ins w:id="214" w:author="Borja Aday Guadalupe Luis" w:date="2021-05-19T20:50:00Z">
              <w:r w:rsidRPr="000C3AE6">
                <w:rPr>
                  <w:rFonts w:ascii="Arial" w:hAnsi="Arial" w:cs="Arial"/>
                </w:rPr>
                <w:t>(R</w:t>
              </w:r>
            </w:ins>
            <w:ins w:id="215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16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>.ah, E0.a)</w:t>
              </w:r>
            </w:ins>
          </w:p>
          <w:p w14:paraId="7203B822" w14:textId="1F0AAED0" w:rsidR="00020F52" w:rsidRPr="000C3AE6" w:rsidRDefault="00020F52" w:rsidP="00020F52">
            <w:pPr>
              <w:rPr>
                <w:ins w:id="217" w:author="Borja Aday Guadalupe Luis" w:date="2021-05-19T20:50:00Z"/>
                <w:rFonts w:ascii="Arial" w:hAnsi="Arial" w:cs="Arial"/>
              </w:rPr>
            </w:pPr>
            <w:ins w:id="218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219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20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0</w:t>
              </w:r>
              <w:r w:rsidRPr="000C3AE6">
                <w:rPr>
                  <w:rFonts w:ascii="Arial" w:hAnsi="Arial" w:cs="Arial"/>
                </w:rPr>
                <w:t>.a = R</w:t>
              </w:r>
            </w:ins>
            <w:ins w:id="221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22" w:author="Borja Aday Guadalupe Luis" w:date="2021-05-19T20:50:00Z">
              <w:r w:rsidRPr="000C3AE6">
                <w:rPr>
                  <w:rFonts w:ascii="Arial" w:hAnsi="Arial" w:cs="Arial"/>
                  <w:vertAlign w:val="subscript"/>
                </w:rPr>
                <w:t>1</w:t>
              </w:r>
              <w:r w:rsidRPr="000C3AE6">
                <w:rPr>
                  <w:rFonts w:ascii="Arial" w:hAnsi="Arial" w:cs="Arial"/>
                </w:rPr>
                <w:t>.a</w:t>
              </w:r>
            </w:ins>
          </w:p>
          <w:p w14:paraId="13BBE23F" w14:textId="10B774E5" w:rsidR="00020F52" w:rsidRPr="000C3AE6" w:rsidRDefault="00020F52" w:rsidP="00020F52">
            <w:pPr>
              <w:rPr>
                <w:ins w:id="223" w:author="Borja Aday Guadalupe Luis" w:date="2021-05-19T20:50:00Z"/>
                <w:rFonts w:ascii="Arial" w:hAnsi="Arial" w:cs="Arial"/>
              </w:rPr>
            </w:pPr>
            <w:ins w:id="224" w:author="Borja Aday Guadalupe Luis" w:date="2021-05-19T20:50:00Z">
              <w:r w:rsidRPr="000C3AE6">
                <w:rPr>
                  <w:rFonts w:ascii="Arial" w:hAnsi="Arial" w:cs="Arial"/>
                </w:rPr>
                <w:t>R</w:t>
              </w:r>
            </w:ins>
            <w:ins w:id="225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26" w:author="Borja Aday Guadalupe Luis" w:date="2021-05-19T20:50:00Z">
              <w:r w:rsidRPr="000C3AE6">
                <w:rPr>
                  <w:rFonts w:ascii="Arial" w:hAnsi="Arial" w:cs="Arial"/>
                </w:rPr>
                <w:t xml:space="preserve"> -&gt; ε</w:t>
              </w:r>
            </w:ins>
          </w:p>
          <w:p w14:paraId="29E341F6" w14:textId="59972D8A" w:rsidR="00020F52" w:rsidRPr="000C3AE6" w:rsidRDefault="00020F52" w:rsidP="00020F52">
            <w:pPr>
              <w:rPr>
                <w:ins w:id="227" w:author="Borja Aday Guadalupe Luis" w:date="2021-05-19T20:50:00Z"/>
                <w:rFonts w:ascii="Arial" w:hAnsi="Arial" w:cs="Arial"/>
              </w:rPr>
            </w:pPr>
            <w:ins w:id="228" w:author="Borja Aday Guadalupe Luis" w:date="2021-05-19T20:50:00Z">
              <w:r w:rsidRPr="000C3AE6">
                <w:rPr>
                  <w:rFonts w:ascii="Arial" w:hAnsi="Arial" w:cs="Arial"/>
                </w:rPr>
                <w:t xml:space="preserve">   R</w:t>
              </w:r>
            </w:ins>
            <w:ins w:id="229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30" w:author="Borja Aday Guadalupe Luis" w:date="2021-05-19T20:50:00Z">
              <w:r w:rsidRPr="000C3AE6">
                <w:rPr>
                  <w:rFonts w:ascii="Arial" w:hAnsi="Arial" w:cs="Arial"/>
                </w:rPr>
                <w:t>.a = R</w:t>
              </w:r>
            </w:ins>
            <w:ins w:id="231" w:author="Borja Aday Guadalupe Luis" w:date="2021-05-19T20:52:00Z">
              <w:r w:rsidRPr="000C3AE6">
                <w:rPr>
                  <w:rFonts w:ascii="Arial" w:hAnsi="Arial" w:cs="Arial"/>
                </w:rPr>
                <w:t>LParamsReales</w:t>
              </w:r>
            </w:ins>
            <w:ins w:id="232" w:author="Borja Aday Guadalupe Luis" w:date="2021-05-19T20:50:00Z">
              <w:r w:rsidRPr="000C3AE6">
                <w:rPr>
                  <w:rFonts w:ascii="Arial" w:hAnsi="Arial" w:cs="Arial"/>
                </w:rPr>
                <w:t>.ah</w:t>
              </w:r>
            </w:ins>
          </w:p>
          <w:p w14:paraId="3394338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578A4D7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Ins -&gt; Bloque</w:t>
            </w:r>
          </w:p>
          <w:p w14:paraId="6723A67B" w14:textId="6B39D5B7" w:rsidR="000C3AE6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Ins.a = ins_bloque(Bloque.a)</w:t>
            </w:r>
          </w:p>
          <w:p w14:paraId="4134FECA" w14:textId="77777777" w:rsidR="000C3AE6" w:rsidRPr="000C3AE6" w:rsidRDefault="000C3AE6" w:rsidP="00E31F79">
            <w:pPr>
              <w:rPr>
                <w:rFonts w:ascii="Arial" w:hAnsi="Arial" w:cs="Arial"/>
              </w:rPr>
            </w:pPr>
          </w:p>
          <w:p w14:paraId="264AF4BA" w14:textId="77777777" w:rsidR="000C3AE6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>E0 -&gt; E1 RE0</w:t>
            </w:r>
          </w:p>
          <w:p w14:paraId="6FB13898" w14:textId="7870D58B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RE0.ah = E1.a</w:t>
            </w:r>
          </w:p>
          <w:p w14:paraId="7CD50F62" w14:textId="6166856A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E0.a = RE0.a</w:t>
            </w:r>
          </w:p>
          <w:p w14:paraId="14BC1FA9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RE0 -&gt;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+</w:t>
            </w:r>
            <w:r w:rsidRPr="000C3AE6">
              <w:rPr>
                <w:rFonts w:ascii="Arial" w:hAnsi="Arial" w:cs="Arial"/>
                <w:lang w:val="es"/>
              </w:rPr>
              <w:t xml:space="preserve"> E0</w:t>
            </w:r>
          </w:p>
          <w:p w14:paraId="5120BC88" w14:textId="5503C85A" w:rsidR="000C3AE6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 = suma(RE0.ah, E0.a)</w:t>
            </w:r>
          </w:p>
          <w:p w14:paraId="69657714" w14:textId="07F4B06B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RE0 -&gt; </w:t>
            </w:r>
            <w:r w:rsidRPr="000C3AE6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0C3AE6">
              <w:rPr>
                <w:rFonts w:ascii="Arial" w:hAnsi="Arial" w:cs="Arial"/>
                <w:lang w:val="es"/>
              </w:rPr>
              <w:t xml:space="preserve"> E1</w:t>
            </w:r>
          </w:p>
          <w:p w14:paraId="74961AFF" w14:textId="02C3E05F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 = resta(RE0.ah, E1.a)</w:t>
            </w:r>
          </w:p>
          <w:p w14:paraId="3D96959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RE0 -&gt; </w:t>
            </w:r>
            <w:r w:rsidRPr="000C3AE6">
              <w:rPr>
                <w:rFonts w:ascii="Arial" w:hAnsi="Arial" w:cs="Arial"/>
              </w:rPr>
              <w:t>ε</w:t>
            </w:r>
          </w:p>
          <w:p w14:paraId="54F5532A" w14:textId="276EFE13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RE0.a = RE0.ah</w:t>
            </w:r>
          </w:p>
          <w:p w14:paraId="082BCF7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13C311CD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lastRenderedPageBreak/>
              <w:t>E1 -&gt; E2 RE1</w:t>
            </w:r>
          </w:p>
          <w:p w14:paraId="3D8EABD5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RE1.ah = E2.a</w:t>
            </w:r>
          </w:p>
          <w:p w14:paraId="2562D35C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E1.a = RE1.a</w:t>
            </w:r>
          </w:p>
          <w:p w14:paraId="5B53471D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RE1 -&gt; OpN1 E2 RE1</w:t>
            </w:r>
          </w:p>
          <w:p w14:paraId="24DC0372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RE1</w:t>
            </w:r>
            <w:r w:rsidRPr="000C3AE6">
              <w:rPr>
                <w:rFonts w:ascii="Arial" w:hAnsi="Arial" w:cs="Arial"/>
                <w:vertAlign w:val="subscript"/>
              </w:rPr>
              <w:t>1</w:t>
            </w:r>
            <w:r w:rsidRPr="000C3AE6">
              <w:rPr>
                <w:rFonts w:ascii="Arial" w:hAnsi="Arial" w:cs="Arial"/>
              </w:rPr>
              <w:t>.ah = exp(opN1.op, RE1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>.ah, E2.a)</w:t>
            </w:r>
          </w:p>
          <w:p w14:paraId="277CF313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RE1 -&gt; ε</w:t>
            </w:r>
          </w:p>
          <w:p w14:paraId="7F85DE64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RE1.a = RE1.ah</w:t>
            </w:r>
          </w:p>
          <w:p w14:paraId="13E713D6" w14:textId="77777777" w:rsidR="00665290" w:rsidRPr="000C3AE6" w:rsidRDefault="00665290" w:rsidP="00E31F79">
            <w:pPr>
              <w:jc w:val="both"/>
              <w:rPr>
                <w:rFonts w:ascii="Arial" w:hAnsi="Arial" w:cs="Arial"/>
              </w:rPr>
            </w:pPr>
          </w:p>
          <w:p w14:paraId="05E3FD07" w14:textId="3320FF18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E2 -&gt; E3 RE2</w:t>
            </w:r>
          </w:p>
          <w:p w14:paraId="166E9D42" w14:textId="137B200E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RE2.ah = E3.a</w:t>
            </w:r>
          </w:p>
          <w:p w14:paraId="2C93AACB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E2.a = RE2.a</w:t>
            </w:r>
          </w:p>
          <w:p w14:paraId="380C01F7" w14:textId="2B82C4FB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RE2 -&gt; OpN2 E3 RE2</w:t>
            </w:r>
          </w:p>
          <w:p w14:paraId="3FB440DD" w14:textId="6D16D41E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RE2</w:t>
            </w:r>
            <w:r w:rsidR="00E31F79" w:rsidRPr="000C3AE6">
              <w:rPr>
                <w:rFonts w:ascii="Arial" w:hAnsi="Arial" w:cs="Arial"/>
                <w:vertAlign w:val="subscript"/>
              </w:rPr>
              <w:t>1</w:t>
            </w:r>
            <w:r w:rsidR="00E31F79" w:rsidRPr="000C3AE6">
              <w:rPr>
                <w:rFonts w:ascii="Arial" w:hAnsi="Arial" w:cs="Arial"/>
              </w:rPr>
              <w:t>.ah = exp(opN2.op, RE2</w:t>
            </w:r>
            <w:r w:rsidR="00E31F79" w:rsidRPr="000C3AE6">
              <w:rPr>
                <w:rFonts w:ascii="Arial" w:hAnsi="Arial" w:cs="Arial"/>
                <w:vertAlign w:val="subscript"/>
              </w:rPr>
              <w:t>0</w:t>
            </w:r>
            <w:r w:rsidR="00E31F79" w:rsidRPr="000C3AE6">
              <w:rPr>
                <w:rFonts w:ascii="Arial" w:hAnsi="Arial" w:cs="Arial"/>
              </w:rPr>
              <w:t>.ah, E3.a)</w:t>
            </w:r>
          </w:p>
          <w:p w14:paraId="012939DA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RE2 -&gt; ε</w:t>
            </w:r>
          </w:p>
          <w:p w14:paraId="259D1253" w14:textId="6FC5A0D6" w:rsidR="00E31F79" w:rsidRPr="000C3AE6" w:rsidRDefault="000C3AE6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</w:t>
            </w:r>
            <w:r w:rsidR="00E31F79" w:rsidRPr="000C3AE6">
              <w:rPr>
                <w:rFonts w:ascii="Arial" w:hAnsi="Arial" w:cs="Arial"/>
                <w:lang w:val="es"/>
              </w:rPr>
              <w:t>RE2.a = RE2.ah</w:t>
            </w:r>
          </w:p>
          <w:p w14:paraId="15D4C17D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</w:p>
          <w:p w14:paraId="1E0F9465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E3 -&gt; E4 RE3</w:t>
            </w:r>
          </w:p>
          <w:p w14:paraId="56BC9675" w14:textId="20385E25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RE3.ah = E4.a</w:t>
            </w:r>
          </w:p>
          <w:p w14:paraId="1BE4EBB2" w14:textId="147EA567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E3.a = RE3.a</w:t>
            </w:r>
          </w:p>
          <w:p w14:paraId="3832DE16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RE3 -&gt; OpN3 E4</w:t>
            </w:r>
          </w:p>
          <w:p w14:paraId="127EC457" w14:textId="09E398A1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RE3.a = exp(opN3.op, RE3.ah, E4.a)</w:t>
            </w:r>
          </w:p>
          <w:p w14:paraId="243F08FC" w14:textId="77777777" w:rsidR="00E31F79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RE3 -&gt; ε</w:t>
            </w:r>
          </w:p>
          <w:p w14:paraId="21487B0C" w14:textId="5FC2C385" w:rsidR="00E31F79" w:rsidRPr="000C3AE6" w:rsidRDefault="000C3AE6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="00E31F79" w:rsidRPr="000C3AE6">
              <w:rPr>
                <w:rFonts w:ascii="Arial" w:hAnsi="Arial" w:cs="Arial"/>
              </w:rPr>
              <w:t>RE3.a = RE3.ah</w:t>
            </w:r>
          </w:p>
          <w:p w14:paraId="042749B2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242F2A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- </w:t>
            </w:r>
            <w:r w:rsidRPr="000C3AE6">
              <w:rPr>
                <w:rFonts w:ascii="Arial" w:hAnsi="Arial" w:cs="Arial"/>
              </w:rPr>
              <w:t>E5</w:t>
            </w:r>
          </w:p>
          <w:p w14:paraId="0D62D07A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22E47E9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E4 -&gt; </w:t>
            </w:r>
            <w:r w:rsidRPr="000C3AE6">
              <w:rPr>
                <w:rFonts w:ascii="Arial" w:hAnsi="Arial" w:cs="Arial"/>
                <w:b/>
                <w:bCs/>
              </w:rPr>
              <w:t xml:space="preserve">not </w:t>
            </w:r>
            <w:r w:rsidRPr="000C3AE6">
              <w:rPr>
                <w:rFonts w:ascii="Arial" w:hAnsi="Arial" w:cs="Arial"/>
              </w:rPr>
              <w:t>E4</w:t>
            </w:r>
          </w:p>
          <w:p w14:paraId="32D9F98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</w:t>
            </w:r>
            <w:r w:rsidRPr="000C3AE6">
              <w:rPr>
                <w:rFonts w:ascii="Arial" w:hAnsi="Arial" w:cs="Arial"/>
                <w:lang w:val="es"/>
              </w:rPr>
              <w:t>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0C3AE6">
              <w:rPr>
                <w:rFonts w:ascii="Arial" w:hAnsi="Arial" w:cs="Arial"/>
                <w:lang w:val="es"/>
              </w:rPr>
              <w:t>.a = not(E4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6F471F4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E4 -&gt; E5</w:t>
            </w:r>
          </w:p>
          <w:p w14:paraId="168832E7" w14:textId="7116E3BB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E4.a = E5.a</w:t>
            </w:r>
          </w:p>
          <w:p w14:paraId="162B836F" w14:textId="1E5DEE9A" w:rsidR="00920D36" w:rsidRPr="000C3AE6" w:rsidRDefault="00920D36" w:rsidP="00E31F79">
            <w:pPr>
              <w:rPr>
                <w:rFonts w:ascii="Arial" w:hAnsi="Arial" w:cs="Arial"/>
              </w:rPr>
            </w:pPr>
          </w:p>
          <w:p w14:paraId="6E5013FD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E5 -&gt; E6 RRE5</w:t>
            </w:r>
          </w:p>
          <w:p w14:paraId="111BCE0B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RRE5.ah = E6.a</w:t>
            </w:r>
          </w:p>
          <w:p w14:paraId="72BC3CA8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E5.a = RRE5.a</w:t>
            </w:r>
          </w:p>
          <w:p w14:paraId="3A6FEFDE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RRE5 -&gt; RE5 RRE5</w:t>
            </w:r>
          </w:p>
          <w:p w14:paraId="7351F4C8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920D36">
              <w:rPr>
                <w:rFonts w:ascii="Arial" w:hAnsi="Arial" w:cs="Arial"/>
                <w:lang w:val="es"/>
              </w:rPr>
              <w:t>.ah = RE5.a</w:t>
            </w:r>
          </w:p>
          <w:p w14:paraId="2A289465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920D36">
              <w:rPr>
                <w:rFonts w:ascii="Arial" w:hAnsi="Arial" w:cs="Arial"/>
                <w:lang w:val="es"/>
              </w:rPr>
              <w:t>.a = 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920D36">
              <w:rPr>
                <w:rFonts w:ascii="Arial" w:hAnsi="Arial" w:cs="Arial"/>
                <w:lang w:val="es"/>
              </w:rPr>
              <w:t>.a</w:t>
            </w:r>
          </w:p>
          <w:p w14:paraId="71D1A45B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RE5.ah = RRE5</w:t>
            </w:r>
            <w:r w:rsidRPr="00920D36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920D36">
              <w:rPr>
                <w:rFonts w:ascii="Arial" w:hAnsi="Arial" w:cs="Arial"/>
                <w:lang w:val="es"/>
              </w:rPr>
              <w:t>.ah</w:t>
            </w:r>
          </w:p>
          <w:p w14:paraId="129B23B5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RRE5 -&gt; ε</w:t>
            </w:r>
          </w:p>
          <w:p w14:paraId="64B598EA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RRE5.a = RRE5.ah</w:t>
            </w:r>
          </w:p>
          <w:p w14:paraId="25B831C2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RE5 -&gt; [ E0 ]</w:t>
            </w:r>
          </w:p>
          <w:p w14:paraId="2659B6C5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 = index(RE5.ah, E0.a)</w:t>
            </w:r>
          </w:p>
          <w:p w14:paraId="5AC56E7E" w14:textId="77777777" w:rsidR="00920D36" w:rsidRPr="00920D36" w:rsidRDefault="00920D36" w:rsidP="00920D36">
            <w:pPr>
              <w:rPr>
                <w:rFonts w:ascii="Arial" w:hAnsi="Arial" w:cs="Arial"/>
                <w:b/>
                <w:bCs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 xml:space="preserve">RE5 -&gt; 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. identificador</w:t>
            </w:r>
          </w:p>
          <w:p w14:paraId="632CCA30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 = access_reg_punto(RE5.ah, i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dentificador</w:t>
            </w:r>
            <w:r w:rsidRPr="00920D36">
              <w:rPr>
                <w:rFonts w:ascii="Arial" w:hAnsi="Arial" w:cs="Arial"/>
                <w:lang w:val="es"/>
              </w:rPr>
              <w:t>.lexema)</w:t>
            </w:r>
          </w:p>
          <w:p w14:paraId="48557B4A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 xml:space="preserve">RE5 -&gt; 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-&gt; identificador</w:t>
            </w:r>
          </w:p>
          <w:p w14:paraId="12679649" w14:textId="77777777" w:rsidR="00920D36" w:rsidRPr="00920D36" w:rsidRDefault="00920D36" w:rsidP="00920D36">
            <w:pPr>
              <w:rPr>
                <w:rFonts w:ascii="Arial" w:hAnsi="Arial" w:cs="Arial"/>
                <w:lang w:val="es"/>
              </w:rPr>
            </w:pPr>
            <w:r w:rsidRPr="00920D36">
              <w:rPr>
                <w:rFonts w:ascii="Arial" w:hAnsi="Arial" w:cs="Arial"/>
                <w:lang w:val="es"/>
              </w:rPr>
              <w:t>  RE5.a = access_reg_flecha(RE5.ah, i</w:t>
            </w:r>
            <w:r w:rsidRPr="00920D36">
              <w:rPr>
                <w:rFonts w:ascii="Arial" w:hAnsi="Arial" w:cs="Arial"/>
                <w:b/>
                <w:bCs/>
                <w:lang w:val="es"/>
              </w:rPr>
              <w:t>dentificador</w:t>
            </w:r>
            <w:r w:rsidRPr="00920D36">
              <w:rPr>
                <w:rFonts w:ascii="Arial" w:hAnsi="Arial" w:cs="Arial"/>
                <w:lang w:val="es"/>
              </w:rPr>
              <w:t>.lexema)</w:t>
            </w:r>
          </w:p>
          <w:p w14:paraId="3EAFC801" w14:textId="77777777" w:rsidR="00E31F79" w:rsidRPr="000C3AE6" w:rsidRDefault="00E31F79" w:rsidP="00E31F79">
            <w:pPr>
              <w:rPr>
                <w:rFonts w:ascii="Arial" w:hAnsi="Arial" w:cs="Arial"/>
              </w:rPr>
            </w:pPr>
          </w:p>
          <w:p w14:paraId="7898A7E6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E6 -&gt; </w:t>
            </w:r>
            <w:r w:rsidRPr="000C3AE6">
              <w:rPr>
                <w:rFonts w:ascii="Arial" w:hAnsi="Arial" w:cs="Arial"/>
                <w:b/>
                <w:bCs/>
              </w:rPr>
              <w:t xml:space="preserve">* </w:t>
            </w:r>
            <w:r w:rsidRPr="000C3AE6">
              <w:rPr>
                <w:rFonts w:ascii="Arial" w:hAnsi="Arial" w:cs="Arial"/>
              </w:rPr>
              <w:t>E6</w:t>
            </w:r>
          </w:p>
          <w:p w14:paraId="136E2515" w14:textId="77777777" w:rsidR="00E31F79" w:rsidRPr="000C3AE6" w:rsidRDefault="00E31F79" w:rsidP="00E31F79">
            <w:pPr>
              <w:jc w:val="both"/>
              <w:rPr>
                <w:rFonts w:ascii="Arial" w:hAnsi="Arial" w:cs="Arial"/>
                <w:lang w:val="es"/>
              </w:rPr>
            </w:pPr>
            <w:r w:rsidRPr="000C3AE6">
              <w:rPr>
                <w:rFonts w:ascii="Arial" w:hAnsi="Arial" w:cs="Arial"/>
              </w:rPr>
              <w:t xml:space="preserve">   E6</w:t>
            </w:r>
            <w:r w:rsidRPr="000C3AE6">
              <w:rPr>
                <w:rFonts w:ascii="Arial" w:hAnsi="Arial" w:cs="Arial"/>
                <w:vertAlign w:val="subscript"/>
              </w:rPr>
              <w:t>0</w:t>
            </w:r>
            <w:r w:rsidRPr="000C3AE6">
              <w:rPr>
                <w:rFonts w:ascii="Arial" w:hAnsi="Arial" w:cs="Arial"/>
              </w:rPr>
              <w:t xml:space="preserve">.a = </w:t>
            </w:r>
            <w:r w:rsidRPr="000C3AE6">
              <w:rPr>
                <w:rFonts w:ascii="Arial" w:hAnsi="Arial" w:cs="Arial"/>
                <w:lang w:val="es"/>
              </w:rPr>
              <w:t>indireccion(E6</w:t>
            </w:r>
            <w:r w:rsidRPr="000C3AE6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0C3AE6">
              <w:rPr>
                <w:rFonts w:ascii="Arial" w:hAnsi="Arial" w:cs="Arial"/>
                <w:lang w:val="es"/>
              </w:rPr>
              <w:t>.a)</w:t>
            </w:r>
          </w:p>
          <w:p w14:paraId="03915A4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>E6 -&gt; E7</w:t>
            </w:r>
          </w:p>
          <w:p w14:paraId="7A41A38B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E6.a = E7.a</w:t>
            </w:r>
          </w:p>
          <w:p w14:paraId="012727DB" w14:textId="77777777" w:rsidR="00665290" w:rsidRPr="000C3AE6" w:rsidRDefault="00665290" w:rsidP="00E31F79">
            <w:pPr>
              <w:rPr>
                <w:rFonts w:ascii="Arial" w:hAnsi="Arial" w:cs="Arial"/>
              </w:rPr>
            </w:pPr>
          </w:p>
          <w:p w14:paraId="526E40D2" w14:textId="77777777" w:rsidR="00701BC2" w:rsidRPr="000C3AE6" w:rsidRDefault="00701BC2" w:rsidP="00E31F79">
            <w:pPr>
              <w:rPr>
                <w:rFonts w:ascii="Arial" w:hAnsi="Arial" w:cs="Arial"/>
              </w:rPr>
            </w:pPr>
          </w:p>
          <w:p w14:paraId="0A8D7201" w14:textId="6A15691C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</w:p>
          <w:p w14:paraId="6F5B4350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identificador(</w:t>
            </w:r>
            <w:r w:rsidRPr="000C3AE6">
              <w:rPr>
                <w:rFonts w:ascii="Arial" w:hAnsi="Arial" w:cs="Arial"/>
                <w:b/>
                <w:bCs/>
              </w:rPr>
              <w:t>identificador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1B3241A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</w:p>
          <w:p w14:paraId="720EA685" w14:textId="35E48853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 xml:space="preserve">E7.a = </w:t>
            </w:r>
            <w:r w:rsidR="00534497" w:rsidRPr="000C3AE6">
              <w:rPr>
                <w:rFonts w:ascii="Arial" w:hAnsi="Arial" w:cs="Arial"/>
              </w:rPr>
              <w:t>numEnt</w:t>
            </w:r>
            <w:r w:rsidRPr="000C3AE6">
              <w:rPr>
                <w:rFonts w:ascii="Arial" w:hAnsi="Arial" w:cs="Arial"/>
              </w:rPr>
              <w:t>(</w:t>
            </w:r>
            <w:r w:rsidRPr="000C3AE6">
              <w:rPr>
                <w:rFonts w:ascii="Arial" w:hAnsi="Arial" w:cs="Arial"/>
                <w:b/>
                <w:bCs/>
              </w:rPr>
              <w:t>numEnt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7173540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</w:p>
          <w:p w14:paraId="1062B8B0" w14:textId="5BB9E89E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E7.a = </w:t>
            </w:r>
            <w:r w:rsidR="00534497" w:rsidRPr="000C3AE6">
              <w:rPr>
                <w:rFonts w:ascii="Arial" w:hAnsi="Arial" w:cs="Arial"/>
              </w:rPr>
              <w:t>numReal</w:t>
            </w:r>
            <w:r w:rsidRPr="000C3AE6">
              <w:rPr>
                <w:rFonts w:ascii="Arial" w:hAnsi="Arial" w:cs="Arial"/>
              </w:rPr>
              <w:t>(</w:t>
            </w:r>
            <w:r w:rsidRPr="000C3AE6">
              <w:rPr>
                <w:rFonts w:ascii="Arial" w:hAnsi="Arial" w:cs="Arial"/>
                <w:b/>
                <w:bCs/>
              </w:rPr>
              <w:t>numReal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3653E2A6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true</w:t>
            </w:r>
          </w:p>
          <w:p w14:paraId="4B2AC24F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lastRenderedPageBreak/>
              <w:t xml:space="preserve">   </w:t>
            </w:r>
            <w:r w:rsidRPr="000C3AE6">
              <w:rPr>
                <w:rFonts w:ascii="Arial" w:hAnsi="Arial" w:cs="Arial"/>
              </w:rPr>
              <w:t>E7.a = true()</w:t>
            </w:r>
          </w:p>
          <w:p w14:paraId="426D3FE5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false</w:t>
            </w:r>
          </w:p>
          <w:p w14:paraId="7438FCF2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false()</w:t>
            </w:r>
          </w:p>
          <w:p w14:paraId="494CB810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</w:p>
          <w:p w14:paraId="1F3E2A3C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   E7.a = cadena(</w:t>
            </w:r>
            <w:r w:rsidRPr="000C3AE6">
              <w:rPr>
                <w:rFonts w:ascii="Arial" w:hAnsi="Arial" w:cs="Arial"/>
                <w:b/>
                <w:bCs/>
              </w:rPr>
              <w:t>cadena</w:t>
            </w:r>
            <w:r w:rsidRPr="000C3AE6">
              <w:rPr>
                <w:rFonts w:ascii="Arial" w:hAnsi="Arial" w:cs="Arial"/>
              </w:rPr>
              <w:t>.lexema)</w:t>
            </w:r>
          </w:p>
          <w:p w14:paraId="2EE71345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>null</w:t>
            </w:r>
          </w:p>
          <w:p w14:paraId="71DAFEE0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null()</w:t>
            </w:r>
          </w:p>
          <w:p w14:paraId="7970DC25" w14:textId="77777777" w:rsidR="00E31F79" w:rsidRPr="000C3AE6" w:rsidRDefault="00E31F79" w:rsidP="00E31F79">
            <w:pPr>
              <w:tabs>
                <w:tab w:val="left" w:pos="851"/>
              </w:tabs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E7 -&gt; </w:t>
            </w:r>
            <w:r w:rsidRPr="000C3AE6">
              <w:rPr>
                <w:rFonts w:ascii="Arial" w:hAnsi="Arial" w:cs="Arial"/>
                <w:b/>
                <w:bCs/>
              </w:rPr>
              <w:t xml:space="preserve">( </w:t>
            </w:r>
            <w:r w:rsidRPr="000C3AE6">
              <w:rPr>
                <w:rFonts w:ascii="Arial" w:hAnsi="Arial" w:cs="Arial"/>
              </w:rPr>
              <w:t xml:space="preserve">E0 </w:t>
            </w:r>
            <w:r w:rsidRPr="000C3AE6">
              <w:rPr>
                <w:rFonts w:ascii="Arial" w:hAnsi="Arial" w:cs="Arial"/>
                <w:b/>
                <w:bCs/>
              </w:rPr>
              <w:t>)</w:t>
            </w:r>
          </w:p>
          <w:p w14:paraId="77560FA8" w14:textId="6DBF6C15" w:rsidR="00665290" w:rsidRPr="000C3AE6" w:rsidRDefault="00E31F79" w:rsidP="00D04673">
            <w:pPr>
              <w:tabs>
                <w:tab w:val="left" w:pos="851"/>
              </w:tabs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E7.a = E0.a</w:t>
            </w:r>
          </w:p>
          <w:p w14:paraId="0BF415D4" w14:textId="77777777" w:rsidR="00665290" w:rsidRPr="000C3AE6" w:rsidRDefault="00665290" w:rsidP="00E31F79">
            <w:pPr>
              <w:rPr>
                <w:rFonts w:ascii="Arial" w:hAnsi="Arial" w:cs="Arial"/>
              </w:rPr>
            </w:pPr>
          </w:p>
          <w:p w14:paraId="45FB0DCE" w14:textId="3BA38A0E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and</w:t>
            </w:r>
          </w:p>
          <w:p w14:paraId="4B4D75C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“and”</w:t>
            </w:r>
          </w:p>
          <w:p w14:paraId="75ACEFDE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OpN1 -&gt; </w:t>
            </w:r>
            <w:r w:rsidRPr="000C3AE6">
              <w:rPr>
                <w:rFonts w:ascii="Arial" w:hAnsi="Arial" w:cs="Arial"/>
                <w:b/>
                <w:bCs/>
              </w:rPr>
              <w:t>or</w:t>
            </w:r>
          </w:p>
          <w:p w14:paraId="067B12E9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opN1.a = “or”</w:t>
            </w:r>
          </w:p>
          <w:p w14:paraId="3A91207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6C97CC1F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</w:t>
            </w:r>
          </w:p>
          <w:p w14:paraId="167EBF5E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“&lt;”</w:t>
            </w:r>
          </w:p>
          <w:p w14:paraId="1780479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</w:t>
            </w:r>
          </w:p>
          <w:p w14:paraId="2F47993E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opN2.a = “&gt;”</w:t>
            </w:r>
          </w:p>
          <w:p w14:paraId="68CE9F23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&lt;=</w:t>
            </w:r>
          </w:p>
          <w:p w14:paraId="59BBE3B8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“&lt;=”</w:t>
            </w:r>
          </w:p>
          <w:p w14:paraId="181BFA2A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&gt;=</w:t>
            </w:r>
          </w:p>
          <w:p w14:paraId="0458DB74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“&gt;=”</w:t>
            </w:r>
          </w:p>
          <w:p w14:paraId="5FE79B79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==</w:t>
            </w:r>
          </w:p>
          <w:p w14:paraId="534462D9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“==”</w:t>
            </w:r>
          </w:p>
          <w:p w14:paraId="0190FC46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OpN2 -&gt; </w:t>
            </w:r>
            <w:r w:rsidRPr="000C3AE6">
              <w:rPr>
                <w:rFonts w:ascii="Arial" w:hAnsi="Arial" w:cs="Arial"/>
                <w:b/>
                <w:bCs/>
              </w:rPr>
              <w:t>!=</w:t>
            </w:r>
          </w:p>
          <w:p w14:paraId="322AA9F3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opN2.a = “!=”</w:t>
            </w:r>
          </w:p>
          <w:p w14:paraId="29C6A2AD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</w:p>
          <w:p w14:paraId="445B8C32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*</w:t>
            </w:r>
          </w:p>
          <w:p w14:paraId="071E24FC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“*”</w:t>
            </w:r>
          </w:p>
          <w:p w14:paraId="2A7D8601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/</w:t>
            </w:r>
          </w:p>
          <w:p w14:paraId="2C8A9F85" w14:textId="77777777" w:rsidR="00E31F79" w:rsidRPr="000C3AE6" w:rsidRDefault="00E31F79" w:rsidP="00E31F79">
            <w:pPr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</w:rPr>
              <w:t xml:space="preserve">   opN3.a = “/”</w:t>
            </w:r>
          </w:p>
          <w:p w14:paraId="5D166BE9" w14:textId="77777777" w:rsidR="00E31F79" w:rsidRPr="000C3AE6" w:rsidRDefault="00E31F79" w:rsidP="00E31F79">
            <w:pPr>
              <w:rPr>
                <w:rFonts w:ascii="Arial" w:hAnsi="Arial" w:cs="Arial"/>
                <w:b/>
                <w:bCs/>
              </w:rPr>
            </w:pPr>
            <w:r w:rsidRPr="000C3AE6">
              <w:rPr>
                <w:rFonts w:ascii="Arial" w:hAnsi="Arial" w:cs="Arial"/>
              </w:rPr>
              <w:t xml:space="preserve">OpN3 -&gt; </w:t>
            </w:r>
            <w:r w:rsidRPr="000C3AE6">
              <w:rPr>
                <w:rFonts w:ascii="Arial" w:hAnsi="Arial" w:cs="Arial"/>
                <w:b/>
                <w:bCs/>
              </w:rPr>
              <w:t>%</w:t>
            </w:r>
          </w:p>
          <w:p w14:paraId="542EF9D2" w14:textId="77777777" w:rsidR="00904251" w:rsidRPr="000C3AE6" w:rsidRDefault="00E31F79" w:rsidP="00E31F79">
            <w:pPr>
              <w:jc w:val="both"/>
              <w:rPr>
                <w:rFonts w:ascii="Arial" w:hAnsi="Arial" w:cs="Arial"/>
              </w:rPr>
            </w:pPr>
            <w:r w:rsidRPr="000C3AE6">
              <w:rPr>
                <w:rFonts w:ascii="Arial" w:hAnsi="Arial" w:cs="Arial"/>
                <w:b/>
                <w:bCs/>
              </w:rPr>
              <w:t xml:space="preserve">   </w:t>
            </w:r>
            <w:r w:rsidRPr="000C3AE6">
              <w:rPr>
                <w:rFonts w:ascii="Arial" w:hAnsi="Arial" w:cs="Arial"/>
              </w:rPr>
              <w:t>opN3.a = “%”</w:t>
            </w:r>
          </w:p>
          <w:p w14:paraId="0B33F607" w14:textId="5EF766C8" w:rsidR="00D04673" w:rsidRPr="00701BC2" w:rsidRDefault="00D04673" w:rsidP="00E31F79">
            <w:pPr>
              <w:jc w:val="both"/>
              <w:rPr>
                <w:rFonts w:ascii="Arial" w:hAnsi="Arial" w:cs="Arial"/>
                <w:lang w:val="es"/>
              </w:rPr>
            </w:pP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47557" w14:textId="77777777" w:rsidR="00344BDB" w:rsidRDefault="00344BDB" w:rsidP="006378F2">
      <w:pPr>
        <w:spacing w:line="240" w:lineRule="auto"/>
      </w:pPr>
      <w:r>
        <w:separator/>
      </w:r>
    </w:p>
  </w:endnote>
  <w:endnote w:type="continuationSeparator" w:id="0">
    <w:p w14:paraId="6A84FFF1" w14:textId="77777777" w:rsidR="00344BDB" w:rsidRDefault="00344BDB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AA388" w14:textId="77777777" w:rsidR="00344BDB" w:rsidRDefault="00344BDB" w:rsidP="006378F2">
      <w:pPr>
        <w:spacing w:line="240" w:lineRule="auto"/>
      </w:pPr>
      <w:r>
        <w:separator/>
      </w:r>
    </w:p>
  </w:footnote>
  <w:footnote w:type="continuationSeparator" w:id="0">
    <w:p w14:paraId="4D1ABE34" w14:textId="77777777" w:rsidR="00344BDB" w:rsidRDefault="00344BDB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1156FC"/>
    <w:multiLevelType w:val="hybridMultilevel"/>
    <w:tmpl w:val="1BA8637A"/>
    <w:lvl w:ilvl="0" w:tplc="5F745422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  <w:num w:numId="1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ja Aday Guadalupe Luis">
    <w15:presenceInfo w15:providerId="Windows Live" w15:userId="167043883dec6d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20F52"/>
    <w:rsid w:val="00056145"/>
    <w:rsid w:val="00072E1C"/>
    <w:rsid w:val="00093824"/>
    <w:rsid w:val="000B3F92"/>
    <w:rsid w:val="000B42AE"/>
    <w:rsid w:val="000C19D5"/>
    <w:rsid w:val="000C3AE6"/>
    <w:rsid w:val="000F6CBF"/>
    <w:rsid w:val="0010170A"/>
    <w:rsid w:val="00106428"/>
    <w:rsid w:val="00137149"/>
    <w:rsid w:val="00143C11"/>
    <w:rsid w:val="001632D1"/>
    <w:rsid w:val="00165A5E"/>
    <w:rsid w:val="001A3231"/>
    <w:rsid w:val="001A7871"/>
    <w:rsid w:val="001B588E"/>
    <w:rsid w:val="001D79CD"/>
    <w:rsid w:val="001F4738"/>
    <w:rsid w:val="00201EE8"/>
    <w:rsid w:val="00234E38"/>
    <w:rsid w:val="00242770"/>
    <w:rsid w:val="00262778"/>
    <w:rsid w:val="00265A51"/>
    <w:rsid w:val="0028194D"/>
    <w:rsid w:val="00291189"/>
    <w:rsid w:val="00295B83"/>
    <w:rsid w:val="002B39BA"/>
    <w:rsid w:val="002F1BB1"/>
    <w:rsid w:val="0030624D"/>
    <w:rsid w:val="0032645A"/>
    <w:rsid w:val="00344BDB"/>
    <w:rsid w:val="00363E92"/>
    <w:rsid w:val="00390429"/>
    <w:rsid w:val="0039207B"/>
    <w:rsid w:val="003B54AF"/>
    <w:rsid w:val="003F557B"/>
    <w:rsid w:val="004044F0"/>
    <w:rsid w:val="004075DA"/>
    <w:rsid w:val="00421AAF"/>
    <w:rsid w:val="0046226A"/>
    <w:rsid w:val="00464518"/>
    <w:rsid w:val="00481D33"/>
    <w:rsid w:val="00495831"/>
    <w:rsid w:val="004B2184"/>
    <w:rsid w:val="004B47B6"/>
    <w:rsid w:val="004C256C"/>
    <w:rsid w:val="004D6C63"/>
    <w:rsid w:val="0052439F"/>
    <w:rsid w:val="00534497"/>
    <w:rsid w:val="005450E4"/>
    <w:rsid w:val="005475B1"/>
    <w:rsid w:val="00555DAF"/>
    <w:rsid w:val="00561761"/>
    <w:rsid w:val="0057570A"/>
    <w:rsid w:val="0059236A"/>
    <w:rsid w:val="0059532D"/>
    <w:rsid w:val="005A1D33"/>
    <w:rsid w:val="005A6F2A"/>
    <w:rsid w:val="005B31C4"/>
    <w:rsid w:val="005C6548"/>
    <w:rsid w:val="005E1AC6"/>
    <w:rsid w:val="005F66B4"/>
    <w:rsid w:val="00620299"/>
    <w:rsid w:val="00631F4C"/>
    <w:rsid w:val="00634BDE"/>
    <w:rsid w:val="006378F2"/>
    <w:rsid w:val="006511CB"/>
    <w:rsid w:val="00665290"/>
    <w:rsid w:val="006B0139"/>
    <w:rsid w:val="006C269C"/>
    <w:rsid w:val="006C4FBF"/>
    <w:rsid w:val="006F0BD8"/>
    <w:rsid w:val="00701BC2"/>
    <w:rsid w:val="00704301"/>
    <w:rsid w:val="007512A9"/>
    <w:rsid w:val="007534BB"/>
    <w:rsid w:val="007726C8"/>
    <w:rsid w:val="00781DB5"/>
    <w:rsid w:val="007A7358"/>
    <w:rsid w:val="007B708E"/>
    <w:rsid w:val="008049C5"/>
    <w:rsid w:val="0080600C"/>
    <w:rsid w:val="00822E73"/>
    <w:rsid w:val="00834A43"/>
    <w:rsid w:val="0088188A"/>
    <w:rsid w:val="008B0B40"/>
    <w:rsid w:val="008B2814"/>
    <w:rsid w:val="008D77FD"/>
    <w:rsid w:val="008D78BC"/>
    <w:rsid w:val="008E7C7D"/>
    <w:rsid w:val="008F21D3"/>
    <w:rsid w:val="00903834"/>
    <w:rsid w:val="00904251"/>
    <w:rsid w:val="00920D36"/>
    <w:rsid w:val="00941DF1"/>
    <w:rsid w:val="00942F75"/>
    <w:rsid w:val="009535DC"/>
    <w:rsid w:val="00964FB4"/>
    <w:rsid w:val="00984421"/>
    <w:rsid w:val="00992737"/>
    <w:rsid w:val="009A0EA7"/>
    <w:rsid w:val="009B5A1F"/>
    <w:rsid w:val="009C6AC3"/>
    <w:rsid w:val="009D0B9C"/>
    <w:rsid w:val="009D4A58"/>
    <w:rsid w:val="009E3F07"/>
    <w:rsid w:val="00A01AC5"/>
    <w:rsid w:val="00A1048B"/>
    <w:rsid w:val="00A1482A"/>
    <w:rsid w:val="00A22E09"/>
    <w:rsid w:val="00A30D41"/>
    <w:rsid w:val="00A753BA"/>
    <w:rsid w:val="00A9280A"/>
    <w:rsid w:val="00A97879"/>
    <w:rsid w:val="00AA6302"/>
    <w:rsid w:val="00AC2134"/>
    <w:rsid w:val="00AC5FA9"/>
    <w:rsid w:val="00AE6953"/>
    <w:rsid w:val="00AF76CC"/>
    <w:rsid w:val="00B0793C"/>
    <w:rsid w:val="00B15D1B"/>
    <w:rsid w:val="00B557F1"/>
    <w:rsid w:val="00BA53FD"/>
    <w:rsid w:val="00BB22F6"/>
    <w:rsid w:val="00BB76A7"/>
    <w:rsid w:val="00BD515E"/>
    <w:rsid w:val="00BF3396"/>
    <w:rsid w:val="00BF3EB9"/>
    <w:rsid w:val="00BF3ED2"/>
    <w:rsid w:val="00C036CA"/>
    <w:rsid w:val="00C24FCD"/>
    <w:rsid w:val="00CB2CDF"/>
    <w:rsid w:val="00CC5D0F"/>
    <w:rsid w:val="00D04673"/>
    <w:rsid w:val="00D0523A"/>
    <w:rsid w:val="00D15C60"/>
    <w:rsid w:val="00D171B4"/>
    <w:rsid w:val="00D20616"/>
    <w:rsid w:val="00D31144"/>
    <w:rsid w:val="00D37549"/>
    <w:rsid w:val="00D72530"/>
    <w:rsid w:val="00D95BE3"/>
    <w:rsid w:val="00DA2102"/>
    <w:rsid w:val="00DA542E"/>
    <w:rsid w:val="00DB10EF"/>
    <w:rsid w:val="00DB7591"/>
    <w:rsid w:val="00DC3A46"/>
    <w:rsid w:val="00DC4DC8"/>
    <w:rsid w:val="00E10EC0"/>
    <w:rsid w:val="00E11D2E"/>
    <w:rsid w:val="00E31F79"/>
    <w:rsid w:val="00E625B6"/>
    <w:rsid w:val="00E67085"/>
    <w:rsid w:val="00E70F20"/>
    <w:rsid w:val="00EA0072"/>
    <w:rsid w:val="00EA274A"/>
    <w:rsid w:val="00EA7AD7"/>
    <w:rsid w:val="00EB2688"/>
    <w:rsid w:val="00ED5EDD"/>
    <w:rsid w:val="00EF5C6C"/>
    <w:rsid w:val="00F50F68"/>
    <w:rsid w:val="00F53EB9"/>
    <w:rsid w:val="00F91F42"/>
    <w:rsid w:val="00FE1FC9"/>
    <w:rsid w:val="00FE5C53"/>
    <w:rsid w:val="00FF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9E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1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2033</TotalTime>
  <Pages>1</Pages>
  <Words>2492</Words>
  <Characters>13710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16170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99</cp:revision>
  <cp:lastPrinted>2021-05-20T19:32:00Z</cp:lastPrinted>
  <dcterms:created xsi:type="dcterms:W3CDTF">2021-03-14T17:34:00Z</dcterms:created>
  <dcterms:modified xsi:type="dcterms:W3CDTF">2021-05-20T19:33:00Z</dcterms:modified>
</cp:coreProperties>
</file>